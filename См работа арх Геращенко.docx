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5F05F20" w14:textId="77777777" w:rsidR="004667BC" w:rsidRDefault="005E5381" w:rsidP="005E5381">
      <w:pPr>
        <w:pStyle w:val="a3"/>
        <w:rPr>
          <w:ins w:id="0" w:author="Учетная запись Майкрософт" w:date="2026-09-29T13:29:00Z"/>
        </w:rPr>
      </w:pPr>
      <w:bookmarkStart w:id="1" w:name="_GoBack"/>
      <w:bookmarkEnd w:id="1"/>
      <w:r>
        <w:t>Самостоятельная работа по архитектуре аппаратных средств</w:t>
      </w:r>
      <w:r>
        <w:br/>
      </w:r>
      <w:r>
        <w:br/>
      </w:r>
      <w:ins w:id="2" w:author="Учетная запись Майкрософт" w:date="2026-09-29T13:29:00Z">
        <w:r w:rsidR="004667BC">
          <w:t xml:space="preserve">Ученик: Геращенко Ксения </w:t>
        </w:r>
      </w:ins>
    </w:p>
    <w:p w14:paraId="04B28A84" w14:textId="3F665B8D" w:rsidR="005E5381" w:rsidRPr="00654577" w:rsidRDefault="004667BC" w:rsidP="005E5381">
      <w:pPr>
        <w:pStyle w:val="a3"/>
      </w:pPr>
      <w:ins w:id="3" w:author="Учетная запись Майкрософт" w:date="2026-09-29T13:29:00Z">
        <w:r>
          <w:t>Группа: РПО2.</w:t>
        </w:r>
      </w:ins>
      <w:ins w:id="4" w:author="Учетная запись Майкрософт" w:date="2026-09-29T13:30:00Z">
        <w:r>
          <w:t>9/3</w:t>
        </w:r>
      </w:ins>
      <w:del w:id="5" w:author="Учетная запись Майкрософт" w:date="2026-09-29T13:29:00Z">
        <w:r w:rsidR="005E5381" w:rsidDel="004667BC">
          <w:delText>---</w:delText>
        </w:r>
      </w:del>
      <w:r w:rsidR="005E5381">
        <w:br/>
      </w:r>
      <w:r w:rsidR="005E5381">
        <w:br/>
        <w:t>Часть А. Теоретические вопросы (выберите один правильный ответ)</w:t>
      </w:r>
      <w:r w:rsidR="005E5381">
        <w:br/>
      </w:r>
      <w:r w:rsidR="005E5381">
        <w:br/>
        <w:t>А1. Что понимается под архитектурой компьютера?</w:t>
      </w:r>
      <w:r w:rsidR="005E5381">
        <w:br/>
      </w:r>
      <w:r w:rsidR="005E5381">
        <w:br/>
        <w:t>1. Совокупность технических характеристик</w:t>
      </w:r>
      <w:r w:rsidR="005E5381">
        <w:br/>
      </w:r>
      <w:r w:rsidR="005E5381" w:rsidRPr="004667BC">
        <w:rPr>
          <w:highlight w:val="cyan"/>
          <w:rPrChange w:id="6" w:author="Учетная запись Майкрософт" w:date="2026-09-29T13:31:00Z">
            <w:rPr/>
          </w:rPrChange>
        </w:rPr>
        <w:t>2. Общее описание структуры и принципов работы компьютера, включая систему команд</w:t>
      </w:r>
      <w:ins w:id="7" w:author="Учетная запись Майкрософт" w:date="2026-09-29T13:34:00Z">
        <w:r>
          <w:t xml:space="preserve"> </w:t>
        </w:r>
        <w:r w:rsidRPr="004667BC">
          <w:rPr>
            <w:color w:val="4472C4" w:themeColor="accent1"/>
            <w:rPrChange w:id="8" w:author="Учетная запись Майкрософт" w:date="2026-09-29T13:34:00Z">
              <w:rPr/>
            </w:rPrChange>
          </w:rPr>
          <w:t>Правильное объяснение на мой счет</w:t>
        </w:r>
      </w:ins>
      <w:r w:rsidR="005E5381">
        <w:br/>
        <w:t>3. Внешний вид системного блока</w:t>
      </w:r>
      <w:r w:rsidR="005E5381">
        <w:br/>
        <w:t>4. Набор микросхем на материнской плате</w:t>
      </w:r>
      <w:r w:rsidR="005E5381">
        <w:br/>
      </w:r>
      <w:r w:rsidR="005E5381">
        <w:br/>
        <w:t>А2. Какое устройство компьютера выполняет арифметические и логические операции?</w:t>
      </w:r>
      <w:r w:rsidR="005E5381">
        <w:br/>
      </w:r>
      <w:r w:rsidR="005E5381">
        <w:br/>
        <w:t>1. ОЗУ</w:t>
      </w:r>
      <w:r w:rsidR="005E5381">
        <w:br/>
        <w:t>2. Устройство управления</w:t>
      </w:r>
      <w:r w:rsidR="005E5381">
        <w:br/>
      </w:r>
      <w:r w:rsidR="005E5381" w:rsidRPr="004667BC">
        <w:rPr>
          <w:highlight w:val="cyan"/>
          <w:rPrChange w:id="9" w:author="Учетная запись Майкрософт" w:date="2026-09-29T13:31:00Z">
            <w:rPr/>
          </w:rPrChange>
        </w:rPr>
        <w:t>3. АЛУ</w:t>
      </w:r>
      <w:ins w:id="10" w:author="Учетная запись Майкрософт" w:date="2026-09-29T13:35:00Z">
        <w:r>
          <w:t xml:space="preserve"> </w:t>
        </w:r>
        <w:r w:rsidRPr="004667BC">
          <w:rPr>
            <w:color w:val="4472C4" w:themeColor="accent1"/>
            <w:rPrChange w:id="11" w:author="Учетная запись Майкрософт" w:date="2026-09-29T13:35:00Z">
              <w:rPr/>
            </w:rPrChange>
          </w:rPr>
          <w:t>Алу яаляется частью процессора выполняющий вычесления</w:t>
        </w:r>
      </w:ins>
      <w:r w:rsidR="005E5381">
        <w:br/>
        <w:t>4. ПЗУ</w:t>
      </w:r>
      <w:r w:rsidR="005E5381">
        <w:br/>
      </w:r>
      <w:r w:rsidR="005E5381">
        <w:br/>
        <w:t>А3. Какие устройства относятся к внутренней памяти компьютера?</w:t>
      </w:r>
      <w:r w:rsidR="005E5381">
        <w:br/>
      </w:r>
      <w:r w:rsidR="005E5381">
        <w:br/>
        <w:t>1. Жёсткий диск, флешка</w:t>
      </w:r>
      <w:r w:rsidR="005E5381">
        <w:br/>
      </w:r>
      <w:r w:rsidR="005E5381" w:rsidRPr="004667BC">
        <w:rPr>
          <w:highlight w:val="cyan"/>
          <w:rPrChange w:id="12" w:author="Учетная запись Майкрософт" w:date="2026-09-29T13:31:00Z">
            <w:rPr/>
          </w:rPrChange>
        </w:rPr>
        <w:t>2. ОЗУ и ПЗУ</w:t>
      </w:r>
      <w:ins w:id="13" w:author="Учетная запись Майкрософт" w:date="2026-09-29T13:35:00Z">
        <w:r>
          <w:t xml:space="preserve"> </w:t>
        </w:r>
      </w:ins>
      <w:r w:rsidR="005E5381">
        <w:br/>
        <w:t>3. Клавиатура, мышь</w:t>
      </w:r>
      <w:r w:rsidR="005E5381">
        <w:br/>
      </w:r>
      <w:r w:rsidR="005E5381">
        <w:lastRenderedPageBreak/>
        <w:t>4. Монитор, принтер</w:t>
      </w:r>
      <w:r w:rsidR="005E5381">
        <w:br/>
      </w:r>
      <w:r w:rsidR="005E5381">
        <w:br/>
        <w:t>А4. В какой системе счисления число 25₁₀ будет записано как 11001?</w:t>
      </w:r>
      <w:r w:rsidR="005E5381">
        <w:br/>
      </w:r>
      <w:r w:rsidR="005E5381">
        <w:br/>
        <w:t>1. В восьмеричной</w:t>
      </w:r>
      <w:r w:rsidR="005E5381">
        <w:br/>
      </w:r>
      <w:r w:rsidR="005E5381" w:rsidRPr="004667BC">
        <w:rPr>
          <w:highlight w:val="cyan"/>
          <w:rPrChange w:id="14" w:author="Учетная запись Майкрософт" w:date="2026-09-29T13:32:00Z">
            <w:rPr/>
          </w:rPrChange>
        </w:rPr>
        <w:t>2. В двоичной</w:t>
      </w:r>
      <w:r w:rsidR="005E5381">
        <w:br/>
        <w:t>3. В шестнадцатеричной</w:t>
      </w:r>
      <w:r w:rsidR="005E5381">
        <w:br/>
        <w:t>4. В троичной</w:t>
      </w:r>
      <w:r w:rsidR="005E5381">
        <w:br/>
      </w:r>
      <w:r w:rsidR="005E5381">
        <w:br/>
        <w:t>А5. Переведите число 101101₂ в десятичную систему счисления.</w:t>
      </w:r>
      <w:r w:rsidR="005E5381">
        <w:br/>
      </w:r>
      <w:r w:rsidR="005E5381">
        <w:br/>
        <w:t>1. 43</w:t>
      </w:r>
      <w:r w:rsidR="005E5381">
        <w:br/>
      </w:r>
      <w:r w:rsidR="005E5381" w:rsidRPr="004667BC">
        <w:rPr>
          <w:highlight w:val="cyan"/>
          <w:rPrChange w:id="15" w:author="Учетная запись Майкрософт" w:date="2026-09-29T13:32:00Z">
            <w:rPr/>
          </w:rPrChange>
        </w:rPr>
        <w:t>2. 45</w:t>
      </w:r>
      <w:ins w:id="16" w:author="Учетная запись Майкрософт" w:date="2026-09-29T13:36:00Z">
        <w:r>
          <w:t xml:space="preserve"> </w:t>
        </w:r>
        <w:r w:rsidRPr="004667BC">
          <w:rPr>
            <w:color w:val="4472C4" w:themeColor="accent1"/>
            <w:rPrChange w:id="17" w:author="Учетная запись Майкрософт" w:date="2026-09-29T13:37:00Z">
              <w:rPr/>
            </w:rPrChange>
          </w:rPr>
          <w:t>1*32 + 0*16 + 1*8+1*4</w:t>
        </w:r>
      </w:ins>
      <w:ins w:id="18" w:author="Учетная запись Майкрософт" w:date="2026-09-29T13:37:00Z">
        <w:r w:rsidRPr="004667BC">
          <w:rPr>
            <w:color w:val="4472C4" w:themeColor="accent1"/>
            <w:rPrChange w:id="19" w:author="Учетная запись Майкрософт" w:date="2026-09-29T13:37:00Z">
              <w:rPr/>
            </w:rPrChange>
          </w:rPr>
          <w:t>+0*2+1*1 = 32+8+4+1=45</w:t>
        </w:r>
      </w:ins>
      <w:r w:rsidR="005E5381">
        <w:br/>
        <w:t>3. 47</w:t>
      </w:r>
      <w:r w:rsidR="005E5381">
        <w:br/>
        <w:t>4. 53</w:t>
      </w:r>
      <w:r w:rsidR="005E5381">
        <w:br/>
      </w:r>
      <w:r w:rsidR="005E5381">
        <w:br/>
        <w:t>А6. Какая логическая операция соответствует конъюнкции?</w:t>
      </w:r>
      <w:r w:rsidR="005E5381">
        <w:br/>
      </w:r>
      <w:r w:rsidR="005E5381">
        <w:br/>
        <w:t>1. ИЛИ</w:t>
      </w:r>
      <w:r w:rsidR="005E5381">
        <w:br/>
      </w:r>
      <w:r w:rsidR="005E5381" w:rsidRPr="004667BC">
        <w:rPr>
          <w:highlight w:val="cyan"/>
          <w:rPrChange w:id="20" w:author="Учетная запись Майкрософт" w:date="2026-09-29T13:32:00Z">
            <w:rPr/>
          </w:rPrChange>
        </w:rPr>
        <w:t>2. И</w:t>
      </w:r>
      <w:r w:rsidR="005E5381">
        <w:br/>
        <w:t>3. НЕ</w:t>
      </w:r>
      <w:r w:rsidR="005E5381">
        <w:br/>
        <w:t>4. Исключающее ИЛИ</w:t>
      </w:r>
      <w:r w:rsidR="005E5381">
        <w:br/>
      </w:r>
      <w:r w:rsidR="005E5381">
        <w:br/>
        <w:t>А7. Результат операции 1 И 0 И 1 равен:</w:t>
      </w:r>
      <w:r w:rsidR="005E5381">
        <w:br/>
      </w:r>
      <w:r w:rsidR="005E5381">
        <w:br/>
        <w:t>1. 1</w:t>
      </w:r>
      <w:r w:rsidR="005E5381">
        <w:br/>
      </w:r>
      <w:r w:rsidR="005E5381" w:rsidRPr="004667BC">
        <w:rPr>
          <w:highlight w:val="cyan"/>
          <w:rPrChange w:id="21" w:author="Учетная запись Майкрософт" w:date="2026-09-29T13:32:00Z">
            <w:rPr/>
          </w:rPrChange>
        </w:rPr>
        <w:t>2. 0</w:t>
      </w:r>
      <w:ins w:id="22" w:author="Учетная запись Майкрософт" w:date="2026-09-29T13:38:00Z">
        <w:r>
          <w:t xml:space="preserve"> </w:t>
        </w:r>
        <w:r w:rsidRPr="004667BC">
          <w:rPr>
            <w:color w:val="4472C4" w:themeColor="accent1"/>
            <w:rPrChange w:id="23" w:author="Учетная запись Майкрософт" w:date="2026-09-29T13:38:00Z">
              <w:rPr/>
            </w:rPrChange>
          </w:rPr>
          <w:t>логическое и истио только тогда когда все числа истины тк здесь 0 то результат будет 0</w:t>
        </w:r>
      </w:ins>
      <w:r w:rsidR="005E5381" w:rsidRPr="004667BC">
        <w:rPr>
          <w:color w:val="4472C4" w:themeColor="accent1"/>
          <w:rPrChange w:id="24" w:author="Учетная запись Майкрософт" w:date="2026-09-29T13:38:00Z">
            <w:rPr/>
          </w:rPrChange>
        </w:rPr>
        <w:br/>
      </w:r>
      <w:r w:rsidR="005E5381">
        <w:t>3. 10</w:t>
      </w:r>
      <w:r w:rsidR="005E5381">
        <w:br/>
        <w:t>4. Не определено</w:t>
      </w:r>
      <w:r w:rsidR="005E5381">
        <w:br/>
      </w:r>
      <w:r w:rsidR="005E5381">
        <w:lastRenderedPageBreak/>
        <w:br/>
        <w:t>А8. Сколько входов и выходов имеет полусумматор?</w:t>
      </w:r>
      <w:r w:rsidR="005E5381">
        <w:br/>
      </w:r>
      <w:r w:rsidR="005E5381">
        <w:br/>
      </w:r>
      <w:r w:rsidR="005E5381" w:rsidRPr="004667BC">
        <w:rPr>
          <w:highlight w:val="cyan"/>
          <w:rPrChange w:id="25" w:author="Учетная запись Майкрософт" w:date="2026-09-29T13:33:00Z">
            <w:rPr/>
          </w:rPrChange>
        </w:rPr>
        <w:t>1. 2 входа, 2 выхода</w:t>
      </w:r>
      <w:ins w:id="26" w:author="Учетная запись Майкрософт" w:date="2026-09-29T13:42:00Z">
        <w:r w:rsidR="00350D01">
          <w:t xml:space="preserve"> </w:t>
        </w:r>
        <w:r w:rsidR="00350D01" w:rsidRPr="00350D01">
          <w:rPr>
            <w:color w:val="4472C4" w:themeColor="accent1"/>
            <w:rPrChange w:id="27" w:author="Учетная запись Майкрософт" w:date="2026-09-29T13:43:00Z">
              <w:rPr/>
            </w:rPrChange>
          </w:rPr>
          <w:t>2 для слагаемых А и В и 2 для сум</w:t>
        </w:r>
      </w:ins>
      <w:ins w:id="28" w:author="Учетная запись Майкрософт" w:date="2026-09-29T13:43:00Z">
        <w:r w:rsidR="00350D01" w:rsidRPr="00350D01">
          <w:rPr>
            <w:color w:val="4472C4" w:themeColor="accent1"/>
            <w:rPrChange w:id="29" w:author="Учетная запись Майкрософт" w:date="2026-09-29T13:43:00Z">
              <w:rPr/>
            </w:rPrChange>
          </w:rPr>
          <w:t xml:space="preserve">мв </w:t>
        </w:r>
        <w:r w:rsidR="00350D01" w:rsidRPr="00350D01">
          <w:rPr>
            <w:color w:val="4472C4" w:themeColor="accent1"/>
            <w:lang w:val="en-US"/>
            <w:rPrChange w:id="30" w:author="Учетная запись Майкрософт" w:date="2026-09-29T13:43:00Z">
              <w:rPr>
                <w:lang w:val="en-US"/>
              </w:rPr>
            </w:rPrChange>
          </w:rPr>
          <w:t>S</w:t>
        </w:r>
        <w:r w:rsidR="00350D01" w:rsidRPr="00350D01">
          <w:rPr>
            <w:color w:val="4472C4" w:themeColor="accent1"/>
            <w:rPrChange w:id="31" w:author="Учетная запись Майкрософт" w:date="2026-09-29T13:43:00Z">
              <w:rPr>
                <w:lang w:val="en-US"/>
              </w:rPr>
            </w:rPrChange>
          </w:rPr>
          <w:t xml:space="preserve"> </w:t>
        </w:r>
        <w:r w:rsidR="00350D01" w:rsidRPr="00350D01">
          <w:rPr>
            <w:color w:val="4472C4" w:themeColor="accent1"/>
            <w:rPrChange w:id="32" w:author="Учетная запись Майкрософт" w:date="2026-09-29T13:43:00Z">
              <w:rPr/>
            </w:rPrChange>
          </w:rPr>
          <w:t xml:space="preserve">и перенос </w:t>
        </w:r>
        <w:r w:rsidR="00350D01" w:rsidRPr="00350D01">
          <w:rPr>
            <w:color w:val="4472C4" w:themeColor="accent1"/>
            <w:lang w:val="en-US"/>
            <w:rPrChange w:id="33" w:author="Учетная запись Майкрософт" w:date="2026-09-29T13:43:00Z">
              <w:rPr>
                <w:lang w:val="en-US"/>
              </w:rPr>
            </w:rPrChange>
          </w:rPr>
          <w:t>P</w:t>
        </w:r>
        <w:r w:rsidR="00350D01" w:rsidRPr="00350D01">
          <w:rPr>
            <w:color w:val="4472C4" w:themeColor="accent1"/>
            <w:rPrChange w:id="34" w:author="Учетная запись Майкрософт" w:date="2026-09-29T13:43:00Z">
              <w:rPr>
                <w:lang w:val="en-US"/>
              </w:rPr>
            </w:rPrChange>
          </w:rPr>
          <w:t xml:space="preserve"> если </w:t>
        </w:r>
        <w:r w:rsidR="00350D01" w:rsidRPr="00350D01">
          <w:rPr>
            <w:color w:val="4472C4" w:themeColor="accent1"/>
            <w:rPrChange w:id="35" w:author="Учетная запись Майкрософт" w:date="2026-09-29T13:43:00Z">
              <w:rPr/>
            </w:rPrChange>
          </w:rPr>
          <w:t>чсетно то я плохо помню ..</w:t>
        </w:r>
      </w:ins>
      <w:r w:rsidR="005E5381" w:rsidRPr="00350D01">
        <w:rPr>
          <w:color w:val="4472C4" w:themeColor="accent1"/>
          <w:rPrChange w:id="36" w:author="Учетная запись Майкрософт" w:date="2026-09-29T13:43:00Z">
            <w:rPr/>
          </w:rPrChange>
        </w:rPr>
        <w:br/>
      </w:r>
      <w:r w:rsidR="005E5381">
        <w:t>2. 3 входа, 2 выхода</w:t>
      </w:r>
      <w:r w:rsidR="005E5381">
        <w:br/>
        <w:t>3. 2 входа, 1 выход</w:t>
      </w:r>
      <w:r w:rsidR="005E5381">
        <w:br/>
        <w:t>4. 1 вход, 2 выхода</w:t>
      </w:r>
      <w:r w:rsidR="005E5381">
        <w:br/>
      </w:r>
      <w:r w:rsidR="005E5381">
        <w:br/>
        <w:t>А9. Чему равны выходы сумматора S и P при сложении A=1, B=1 (для полусумматора)?</w:t>
      </w:r>
      <w:r w:rsidR="005E5381">
        <w:br/>
      </w:r>
      <w:r w:rsidR="005E5381">
        <w:br/>
      </w:r>
      <w:r w:rsidR="005E5381" w:rsidRPr="00654577">
        <w:rPr>
          <w:highlight w:val="cyan"/>
          <w:rPrChange w:id="37" w:author="Учетная запись Майкрософт" w:date="2026-09-29T13:51:00Z">
            <w:rPr/>
          </w:rPrChange>
        </w:rPr>
        <w:t>1. S=0, P=1</w:t>
      </w:r>
      <w:ins w:id="38" w:author="Учетная запись Майкрософт" w:date="2026-09-29T13:52:00Z">
        <w:r w:rsidR="00654577" w:rsidRPr="00654577">
          <w:rPr>
            <w:color w:val="4472C4" w:themeColor="accent1"/>
          </w:rPr>
          <w:t xml:space="preserve"> </w:t>
        </w:r>
        <w:r w:rsidR="00654577" w:rsidRPr="005B506C">
          <w:rPr>
            <w:color w:val="4472C4" w:themeColor="accent1"/>
          </w:rPr>
          <w:t xml:space="preserve">при сложении 1+1 в двоичной системе получается 10, младший разряд равен 0  а старший равен 1 тоесть </w:t>
        </w:r>
        <w:r w:rsidR="00654577" w:rsidRPr="005B506C">
          <w:rPr>
            <w:color w:val="4472C4" w:themeColor="accent1"/>
            <w:lang w:val="lt-LT"/>
          </w:rPr>
          <w:t>S</w:t>
        </w:r>
        <w:r w:rsidR="00654577" w:rsidRPr="005B506C">
          <w:rPr>
            <w:color w:val="4472C4" w:themeColor="accent1"/>
          </w:rPr>
          <w:t xml:space="preserve">=1, </w:t>
        </w:r>
        <w:r w:rsidR="00654577" w:rsidRPr="005B506C">
          <w:rPr>
            <w:color w:val="4472C4" w:themeColor="accent1"/>
            <w:lang w:val="en-US"/>
          </w:rPr>
          <w:t>P</w:t>
        </w:r>
        <w:r w:rsidR="00654577" w:rsidRPr="005B506C">
          <w:rPr>
            <w:color w:val="4472C4" w:themeColor="accent1"/>
          </w:rPr>
          <w:t>=0</w:t>
        </w:r>
        <w:r w:rsidR="00654577">
          <w:rPr>
            <w:color w:val="4472C4" w:themeColor="accent1"/>
          </w:rPr>
          <w:t xml:space="preserve"> чегоооооо я не совсем уверена …. </w:t>
        </w:r>
        <w:r w:rsidR="00654577" w:rsidRPr="00350D01">
          <w:rPr>
            <w:color w:val="4472C4" w:themeColor="accent1"/>
          </w:rPr>
          <w:sym w:font="Wingdings" w:char="F04C"/>
        </w:r>
        <w:r w:rsidR="00654577">
          <w:br/>
        </w:r>
      </w:ins>
      <w:r w:rsidR="005E5381">
        <w:br/>
      </w:r>
      <w:r w:rsidR="005E5381" w:rsidRPr="00654577">
        <w:t>2. S=1, P=0</w:t>
      </w:r>
      <w:ins w:id="39" w:author="Учетная запись Майкрософт" w:date="2026-09-29T13:51:00Z">
        <w:r w:rsidR="00654577">
          <w:t xml:space="preserve">                                                                                                           </w:t>
        </w:r>
      </w:ins>
      <w:ins w:id="40" w:author="Учетная запись Майкрософт" w:date="2026-09-29T13:52:00Z">
        <w:r w:rsidR="00654577">
          <w:t xml:space="preserve">                           </w:t>
        </w:r>
      </w:ins>
      <w:del w:id="41" w:author="Учетная запись Майкрософт" w:date="2026-09-29T13:51:00Z">
        <w:r w:rsidR="005E5381" w:rsidDel="00654577">
          <w:br/>
        </w:r>
      </w:del>
      <w:r w:rsidR="005E5381">
        <w:t>3. S=1, P=1</w:t>
      </w:r>
      <w:r w:rsidR="005E5381">
        <w:br/>
        <w:t>4. S=0, P=0</w:t>
      </w:r>
      <w:r w:rsidR="005E5381">
        <w:br/>
      </w:r>
      <w:r w:rsidR="005E5381">
        <w:br/>
        <w:t>А10. Основным устройством управления процессора является:</w:t>
      </w:r>
      <w:r w:rsidR="005E5381">
        <w:br/>
      </w:r>
      <w:r w:rsidR="005E5381">
        <w:br/>
        <w:t>1. АЛУ</w:t>
      </w:r>
      <w:r w:rsidR="005E5381">
        <w:br/>
        <w:t>2. Регистры</w:t>
      </w:r>
      <w:r w:rsidR="005E5381">
        <w:br/>
      </w:r>
      <w:r w:rsidR="005E5381" w:rsidRPr="004667BC">
        <w:rPr>
          <w:highlight w:val="cyan"/>
          <w:rPrChange w:id="42" w:author="Учетная запись Майкрософт" w:date="2026-09-29T13:33:00Z">
            <w:rPr/>
          </w:rPrChange>
        </w:rPr>
        <w:t>3. Устройство управления (УУ)</w:t>
      </w:r>
      <w:ins w:id="43" w:author="Учетная запись Майкрософт" w:date="2026-09-29T13:41:00Z">
        <w:r w:rsidR="00350D01">
          <w:t xml:space="preserve"> </w:t>
        </w:r>
        <w:r w:rsidR="00350D01" w:rsidRPr="00350D01">
          <w:rPr>
            <w:color w:val="4472C4" w:themeColor="accent1"/>
            <w:rPrChange w:id="44" w:author="Учетная запись Майкрософт" w:date="2026-09-29T13:42:00Z">
              <w:rPr/>
            </w:rPrChange>
          </w:rPr>
          <w:t>уу координирует работу всех узлов пк управляя выо</w:t>
        </w:r>
      </w:ins>
      <w:ins w:id="45" w:author="Учетная запись Майкрософт" w:date="2026-09-29T13:42:00Z">
        <w:r w:rsidR="00350D01" w:rsidRPr="00350D01">
          <w:rPr>
            <w:color w:val="4472C4" w:themeColor="accent1"/>
            <w:rPrChange w:id="46" w:author="Учетная запись Майкрософт" w:date="2026-09-29T13:42:00Z">
              <w:rPr/>
            </w:rPrChange>
          </w:rPr>
          <w:t>лнением комнад в опр последовательности</w:t>
        </w:r>
      </w:ins>
      <w:r w:rsidR="005E5381">
        <w:br/>
        <w:t>4. Кэш-память</w:t>
      </w:r>
      <w:r w:rsidR="005E5381">
        <w:br/>
      </w:r>
    </w:p>
    <w:p w14:paraId="52ED0373" w14:textId="77777777" w:rsidR="00350D01" w:rsidRDefault="005E5381" w:rsidP="005E5381">
      <w:pPr>
        <w:pStyle w:val="a3"/>
        <w:rPr>
          <w:ins w:id="47" w:author="Учетная запись Майкрософт" w:date="2026-09-29T13:44:00Z"/>
        </w:rPr>
      </w:pPr>
      <w:r>
        <w:br/>
        <w:t>Часть Б. Задания с кратким ответом</w:t>
      </w:r>
      <w:r>
        <w:br/>
      </w:r>
      <w:r>
        <w:br/>
      </w:r>
      <w:r>
        <w:lastRenderedPageBreak/>
        <w:t>Б1. Запишите число 156₁₀ в двоичной, восьмеричной и шестнадцатеричной системах счисления.</w:t>
      </w:r>
    </w:p>
    <w:p w14:paraId="5BD000A9" w14:textId="77777777" w:rsidR="00350D01" w:rsidRPr="00350D01" w:rsidRDefault="00350D01" w:rsidP="005E5381">
      <w:pPr>
        <w:pStyle w:val="a3"/>
        <w:rPr>
          <w:ins w:id="48" w:author="Учетная запись Майкрософт" w:date="2026-09-29T13:46:00Z"/>
          <w:color w:val="4472C4" w:themeColor="accent1"/>
          <w:rPrChange w:id="49" w:author="Учетная запись Майкрософт" w:date="2026-09-29T13:48:00Z">
            <w:rPr>
              <w:ins w:id="50" w:author="Учетная запись Майкрософт" w:date="2026-09-29T13:46:00Z"/>
            </w:rPr>
          </w:rPrChange>
        </w:rPr>
      </w:pPr>
      <w:ins w:id="51" w:author="Учетная запись Майкрософт" w:date="2026-09-29T13:44:00Z">
        <w:r w:rsidRPr="00350D01">
          <w:rPr>
            <w:color w:val="4472C4" w:themeColor="accent1"/>
            <w:rPrChange w:id="52" w:author="Учетная запись Майкрософт" w:date="2026-09-29T13:48:00Z">
              <w:rPr/>
            </w:rPrChange>
          </w:rPr>
          <w:t>156/2 = 78 остаток 0</w:t>
        </w:r>
      </w:ins>
      <w:ins w:id="53" w:author="Учетная запись Майкрософт" w:date="2026-09-29T13:45:00Z">
        <w:r w:rsidRPr="00350D01">
          <w:rPr>
            <w:color w:val="4472C4" w:themeColor="accent1"/>
            <w:rPrChange w:id="54" w:author="Учетная запись Майкрософт" w:date="2026-09-29T13:48:00Z">
              <w:rPr/>
            </w:rPrChange>
          </w:rPr>
          <w:t xml:space="preserve"> </w:t>
        </w:r>
      </w:ins>
      <w:ins w:id="55" w:author="Учетная запись Майкрософт" w:date="2026-09-29T13:44:00Z">
        <w:r w:rsidRPr="00350D01">
          <w:rPr>
            <w:color w:val="4472C4" w:themeColor="accent1"/>
            <w:rPrChange w:id="56" w:author="Учетная запись Майкрософт" w:date="2026-09-29T13:48:00Z">
              <w:rPr/>
            </w:rPrChange>
          </w:rPr>
          <w:t>78/2 = 39 остаток 0</w:t>
        </w:r>
      </w:ins>
      <w:ins w:id="57" w:author="Учетная запись Майкрософт" w:date="2026-09-29T13:45:00Z">
        <w:r w:rsidRPr="00350D01">
          <w:rPr>
            <w:color w:val="4472C4" w:themeColor="accent1"/>
            <w:rPrChange w:id="58" w:author="Учетная запись Майкрософт" w:date="2026-09-29T13:48:00Z">
              <w:rPr/>
            </w:rPrChange>
          </w:rPr>
          <w:t xml:space="preserve"> 39/2 = 19 остаток 1 19/2 = 9 остаток 1 9/2 = 4 остаток 1 4/2 = 2 остаток 0 2/2 = </w:t>
        </w:r>
      </w:ins>
      <w:ins w:id="59" w:author="Учетная запись Майкрософт" w:date="2026-09-29T13:46:00Z">
        <w:r w:rsidRPr="00350D01">
          <w:rPr>
            <w:color w:val="4472C4" w:themeColor="accent1"/>
            <w:rPrChange w:id="60" w:author="Учетная запись Майкрософт" w:date="2026-09-29T13:48:00Z">
              <w:rPr/>
            </w:rPrChange>
          </w:rPr>
          <w:t>1 остаток 0 ½ = 0 остаток 1</w:t>
        </w:r>
      </w:ins>
    </w:p>
    <w:p w14:paraId="4A02B981" w14:textId="77777777" w:rsidR="00350D01" w:rsidRDefault="00350D01" w:rsidP="005E5381">
      <w:pPr>
        <w:pStyle w:val="a3"/>
        <w:rPr>
          <w:ins w:id="61" w:author="Учетная запись Майкрософт" w:date="2026-09-29T13:46:00Z"/>
        </w:rPr>
      </w:pPr>
      <w:ins w:id="62" w:author="Учетная запись Майкрософт" w:date="2026-09-29T13:46:00Z">
        <w:r w:rsidRPr="00350D01">
          <w:rPr>
            <w:highlight w:val="cyan"/>
            <w:rPrChange w:id="63" w:author="Учетная запись Майкрософт" w:date="2026-09-29T13:48:00Z">
              <w:rPr/>
            </w:rPrChange>
          </w:rPr>
          <w:t>10011100</w:t>
        </w:r>
      </w:ins>
    </w:p>
    <w:p w14:paraId="63A99372" w14:textId="77777777" w:rsidR="00350D01" w:rsidRDefault="00350D01" w:rsidP="005E5381">
      <w:pPr>
        <w:pStyle w:val="a3"/>
        <w:rPr>
          <w:ins w:id="64" w:author="Учетная запись Майкрософт" w:date="2026-09-29T13:46:00Z"/>
        </w:rPr>
      </w:pPr>
    </w:p>
    <w:p w14:paraId="449FB74C" w14:textId="77777777" w:rsidR="00350D01" w:rsidRPr="00350D01" w:rsidRDefault="00350D01" w:rsidP="005E5381">
      <w:pPr>
        <w:pStyle w:val="a3"/>
        <w:rPr>
          <w:ins w:id="65" w:author="Учетная запись Майкрософт" w:date="2026-09-29T13:46:00Z"/>
          <w:color w:val="4472C4" w:themeColor="accent1"/>
          <w:rPrChange w:id="66" w:author="Учетная запись Майкрософт" w:date="2026-09-29T13:48:00Z">
            <w:rPr>
              <w:ins w:id="67" w:author="Учетная запись Майкрософт" w:date="2026-09-29T13:46:00Z"/>
            </w:rPr>
          </w:rPrChange>
        </w:rPr>
      </w:pPr>
      <w:ins w:id="68" w:author="Учетная запись Майкрософт" w:date="2026-09-29T13:46:00Z">
        <w:r w:rsidRPr="00350D01">
          <w:rPr>
            <w:color w:val="4472C4" w:themeColor="accent1"/>
            <w:rPrChange w:id="69" w:author="Учетная запись Майкрософт" w:date="2026-09-29T13:48:00Z">
              <w:rPr/>
            </w:rPrChange>
          </w:rPr>
          <w:t>156/8=19 остаток 4 19/8=2 остаток 3 2/8 = 0 остаток 2</w:t>
        </w:r>
      </w:ins>
    </w:p>
    <w:p w14:paraId="2AD166CE" w14:textId="77777777" w:rsidR="00350D01" w:rsidRDefault="00350D01" w:rsidP="005E5381">
      <w:pPr>
        <w:pStyle w:val="a3"/>
        <w:rPr>
          <w:ins w:id="70" w:author="Учетная запись Майкрософт" w:date="2026-09-29T13:47:00Z"/>
        </w:rPr>
      </w:pPr>
      <w:ins w:id="71" w:author="Учетная запись Майкрософт" w:date="2026-09-29T13:46:00Z">
        <w:r w:rsidRPr="00350D01">
          <w:rPr>
            <w:highlight w:val="cyan"/>
            <w:rPrChange w:id="72" w:author="Учетная запись Майкрософт" w:date="2026-09-29T13:48:00Z">
              <w:rPr/>
            </w:rPrChange>
          </w:rPr>
          <w:t>234</w:t>
        </w:r>
      </w:ins>
    </w:p>
    <w:p w14:paraId="476BD3E4" w14:textId="77777777" w:rsidR="00350D01" w:rsidRDefault="00350D01" w:rsidP="005E5381">
      <w:pPr>
        <w:pStyle w:val="a3"/>
        <w:rPr>
          <w:ins w:id="73" w:author="Учетная запись Майкрософт" w:date="2026-09-29T13:47:00Z"/>
        </w:rPr>
      </w:pPr>
    </w:p>
    <w:p w14:paraId="66734AFE" w14:textId="77777777" w:rsidR="00350D01" w:rsidRPr="00350D01" w:rsidRDefault="00350D01" w:rsidP="005E5381">
      <w:pPr>
        <w:pStyle w:val="a3"/>
        <w:rPr>
          <w:ins w:id="74" w:author="Учетная запись Майкрософт" w:date="2026-09-29T13:48:00Z"/>
          <w:color w:val="4472C4" w:themeColor="accent1"/>
          <w:rPrChange w:id="75" w:author="Учетная запись Майкрософт" w:date="2026-09-29T13:48:00Z">
            <w:rPr>
              <w:ins w:id="76" w:author="Учетная запись Майкрософт" w:date="2026-09-29T13:48:00Z"/>
            </w:rPr>
          </w:rPrChange>
        </w:rPr>
      </w:pPr>
      <w:ins w:id="77" w:author="Учетная запись Майкрософт" w:date="2026-09-29T13:48:00Z">
        <w:r w:rsidRPr="00350D01">
          <w:rPr>
            <w:color w:val="4472C4" w:themeColor="accent1"/>
            <w:rPrChange w:id="78" w:author="Учетная запись Майкрософт" w:date="2026-09-29T13:48:00Z">
              <w:rPr/>
            </w:rPrChange>
          </w:rPr>
          <w:t>156/16 = 9 остаток 12 это буква С</w:t>
        </w:r>
      </w:ins>
    </w:p>
    <w:p w14:paraId="72DE313B" w14:textId="77777777" w:rsidR="00654577" w:rsidRDefault="00350D01" w:rsidP="005E5381">
      <w:pPr>
        <w:pStyle w:val="a3"/>
        <w:rPr>
          <w:ins w:id="79" w:author="Учетная запись Майкрософт" w:date="2026-09-29T13:50:00Z"/>
        </w:rPr>
      </w:pPr>
      <w:ins w:id="80" w:author="Учетная запись Майкрософт" w:date="2026-09-29T13:48:00Z">
        <w:r w:rsidRPr="00350D01">
          <w:rPr>
            <w:highlight w:val="cyan"/>
            <w:rPrChange w:id="81" w:author="Учетная запись Майкрософт" w:date="2026-09-29T13:48:00Z">
              <w:rPr/>
            </w:rPrChange>
          </w:rPr>
          <w:t>9С</w:t>
        </w:r>
      </w:ins>
      <w:r w:rsidR="005E5381">
        <w:br/>
      </w:r>
      <w:r w:rsidR="005E5381">
        <w:br/>
        <w:t>Б2. Сложите двоичные числа: 1011₂ + 1101₂. Ответ запишите в двоичной и десятичной системах.</w:t>
      </w:r>
      <w:r w:rsidR="005E5381">
        <w:br/>
      </w:r>
      <w:ins w:id="82" w:author="Учетная запись Майкрософт" w:date="2026-09-29T13:50:00Z">
        <w:r w:rsidR="00654577">
          <w:t xml:space="preserve">      1011</w:t>
        </w:r>
      </w:ins>
    </w:p>
    <w:p w14:paraId="61E8023E" w14:textId="77777777" w:rsidR="00654577" w:rsidRDefault="00654577" w:rsidP="005E5381">
      <w:pPr>
        <w:pStyle w:val="a3"/>
        <w:rPr>
          <w:ins w:id="83" w:author="Учетная запись Майкрософт" w:date="2026-09-29T13:50:00Z"/>
        </w:rPr>
      </w:pPr>
      <w:ins w:id="84" w:author="Учетная запись Майкрософт" w:date="2026-09-29T13:50:00Z">
        <w:r>
          <w:t>+</w:t>
        </w:r>
      </w:ins>
    </w:p>
    <w:p w14:paraId="1AB6BC5D" w14:textId="77777777" w:rsidR="00654577" w:rsidRDefault="00654577" w:rsidP="005E5381">
      <w:pPr>
        <w:pStyle w:val="a3"/>
        <w:rPr>
          <w:ins w:id="85" w:author="Учетная запись Майкрософт" w:date="2026-09-29T13:50:00Z"/>
        </w:rPr>
      </w:pPr>
      <w:ins w:id="86" w:author="Учетная запись Майкрософт" w:date="2026-09-29T13:50:00Z">
        <w:r>
          <w:t xml:space="preserve">      1101</w:t>
        </w:r>
      </w:ins>
    </w:p>
    <w:p w14:paraId="78D1A7EB" w14:textId="77777777" w:rsidR="00654577" w:rsidRDefault="00654577" w:rsidP="005E5381">
      <w:pPr>
        <w:pStyle w:val="a3"/>
        <w:rPr>
          <w:ins w:id="87" w:author="Учетная запись Майкрософт" w:date="2026-09-29T13:50:00Z"/>
        </w:rPr>
      </w:pPr>
      <w:ins w:id="88" w:author="Учетная запись Майкрософт" w:date="2026-09-29T13:50:00Z">
        <w:r>
          <w:t>------------------</w:t>
        </w:r>
      </w:ins>
    </w:p>
    <w:p w14:paraId="030EDCD4" w14:textId="77777777" w:rsidR="00654577" w:rsidRDefault="00654577" w:rsidP="005E5381">
      <w:pPr>
        <w:pStyle w:val="a3"/>
        <w:rPr>
          <w:ins w:id="89" w:author="Учетная запись Майкрософт" w:date="2026-09-29T13:50:00Z"/>
        </w:rPr>
      </w:pPr>
      <w:ins w:id="90" w:author="Учетная запись Майкрософт" w:date="2026-09-29T13:50:00Z">
        <w:r>
          <w:t xml:space="preserve">     11000</w:t>
        </w:r>
      </w:ins>
    </w:p>
    <w:p w14:paraId="62E16F13" w14:textId="77777777" w:rsidR="00654577" w:rsidRDefault="00654577" w:rsidP="005E5381">
      <w:pPr>
        <w:pStyle w:val="a3"/>
        <w:rPr>
          <w:ins w:id="91" w:author="Учетная запись Майкрософт" w:date="2026-09-29T13:52:00Z"/>
        </w:rPr>
      </w:pPr>
      <w:ins w:id="92" w:author="Учетная запись Майкрософт" w:date="2026-09-29T13:50:00Z">
        <w:r>
          <w:t>1+1</w:t>
        </w:r>
      </w:ins>
      <w:ins w:id="93" w:author="Учетная запись Майкрософт" w:date="2026-09-29T13:51:00Z">
        <w:r>
          <w:t>=0 1+0+1=0 0+1+1=0 1+</w:t>
        </w:r>
      </w:ins>
      <w:ins w:id="94" w:author="Учетная запись Майкрософт" w:date="2026-09-29T13:52:00Z">
        <w:r>
          <w:t xml:space="preserve">1+1=1 итого </w:t>
        </w:r>
        <w:r w:rsidRPr="00654577">
          <w:rPr>
            <w:highlight w:val="cyan"/>
            <w:rPrChange w:id="95" w:author="Учетная запись Майкрософт" w:date="2026-09-29T13:52:00Z">
              <w:rPr/>
            </w:rPrChange>
          </w:rPr>
          <w:t>11000</w:t>
        </w:r>
      </w:ins>
    </w:p>
    <w:p w14:paraId="057ACA28" w14:textId="77777777" w:rsidR="00654577" w:rsidRDefault="005E5381" w:rsidP="005E5381">
      <w:pPr>
        <w:pStyle w:val="a3"/>
        <w:rPr>
          <w:ins w:id="96" w:author="Учетная запись Майкрософт" w:date="2026-09-29T13:53:00Z"/>
        </w:rPr>
      </w:pPr>
      <w:r>
        <w:br/>
        <w:t xml:space="preserve">Б3. Постройте таблицу истинности для логического выражения: </w:t>
      </w:r>
      <w:r>
        <w:lastRenderedPageBreak/>
        <w:t>F = (A И B) ИЛИ (НЕ C)</w:t>
      </w:r>
      <w:r>
        <w:br/>
      </w:r>
    </w:p>
    <w:tbl>
      <w:tblPr>
        <w:tblStyle w:val="a4"/>
        <w:tblW w:w="0" w:type="auto"/>
        <w:tblLook w:val="04A0" w:firstRow="1" w:lastRow="0" w:firstColumn="1" w:lastColumn="0" w:noHBand="0" w:noVBand="1"/>
        <w:tblPrChange w:id="97" w:author="Учетная запись Майкрософт" w:date="2026-09-29T13:54:00Z">
          <w:tblPr>
            <w:tblStyle w:val="a4"/>
            <w:tblW w:w="0" w:type="auto"/>
            <w:tblLook w:val="04A0" w:firstRow="1" w:lastRow="0" w:firstColumn="1" w:lastColumn="0" w:noHBand="0" w:noVBand="1"/>
          </w:tblPr>
        </w:tblPrChange>
      </w:tblPr>
      <w:tblGrid>
        <w:gridCol w:w="562"/>
        <w:gridCol w:w="567"/>
        <w:gridCol w:w="567"/>
        <w:gridCol w:w="2127"/>
        <w:gridCol w:w="2268"/>
        <w:gridCol w:w="3254"/>
        <w:tblGridChange w:id="98">
          <w:tblGrid>
            <w:gridCol w:w="1557"/>
            <w:gridCol w:w="1557"/>
            <w:gridCol w:w="1557"/>
            <w:gridCol w:w="1558"/>
            <w:gridCol w:w="1558"/>
            <w:gridCol w:w="1558"/>
          </w:tblGrid>
        </w:tblGridChange>
      </w:tblGrid>
      <w:tr w:rsidR="00654577" w14:paraId="2834BE35" w14:textId="77777777" w:rsidTr="00654577">
        <w:trPr>
          <w:ins w:id="99" w:author="Учетная запись Майкрософт" w:date="2026-09-29T13:53:00Z"/>
        </w:trPr>
        <w:tc>
          <w:tcPr>
            <w:tcW w:w="562" w:type="dxa"/>
            <w:tcPrChange w:id="100" w:author="Учетная запись Майкрософт" w:date="2026-09-29T13:54:00Z">
              <w:tcPr>
                <w:tcW w:w="1557" w:type="dxa"/>
              </w:tcPr>
            </w:tcPrChange>
          </w:tcPr>
          <w:p w14:paraId="352B9506" w14:textId="1E11D3C0" w:rsidR="00654577" w:rsidRPr="00654577" w:rsidRDefault="00654577" w:rsidP="005E5381">
            <w:pPr>
              <w:pStyle w:val="a3"/>
              <w:rPr>
                <w:ins w:id="101" w:author="Учетная запись Майкрософт" w:date="2026-09-29T13:53:00Z"/>
                <w:b/>
                <w:lang w:val="en-US"/>
                <w:rPrChange w:id="102" w:author="Учетная запись Майкрософт" w:date="2026-09-29T13:56:00Z">
                  <w:rPr>
                    <w:ins w:id="103" w:author="Учетная запись Майкрософт" w:date="2026-09-29T13:53:00Z"/>
                  </w:rPr>
                </w:rPrChange>
              </w:rPr>
            </w:pPr>
            <w:ins w:id="104" w:author="Учетная запись Майкрософт" w:date="2026-09-29T13:53:00Z">
              <w:r w:rsidRPr="00654577">
                <w:rPr>
                  <w:b/>
                  <w:lang w:val="en-US"/>
                  <w:rPrChange w:id="105" w:author="Учетная запись Майкрософт" w:date="2026-09-29T13:56:00Z">
                    <w:rPr>
                      <w:lang w:val="en-US"/>
                    </w:rPr>
                  </w:rPrChange>
                </w:rPr>
                <w:t>A</w:t>
              </w:r>
            </w:ins>
          </w:p>
        </w:tc>
        <w:tc>
          <w:tcPr>
            <w:tcW w:w="567" w:type="dxa"/>
            <w:tcPrChange w:id="106" w:author="Учетная запись Майкрософт" w:date="2026-09-29T13:54:00Z">
              <w:tcPr>
                <w:tcW w:w="1557" w:type="dxa"/>
              </w:tcPr>
            </w:tcPrChange>
          </w:tcPr>
          <w:p w14:paraId="6400E2F7" w14:textId="2CF51EBB" w:rsidR="00654577" w:rsidRPr="00654577" w:rsidRDefault="00654577" w:rsidP="005E5381">
            <w:pPr>
              <w:pStyle w:val="a3"/>
              <w:rPr>
                <w:ins w:id="107" w:author="Учетная запись Майкрософт" w:date="2026-09-29T13:53:00Z"/>
                <w:b/>
                <w:lang w:val="en-US"/>
                <w:rPrChange w:id="108" w:author="Учетная запись Майкрософт" w:date="2026-09-29T13:56:00Z">
                  <w:rPr>
                    <w:ins w:id="109" w:author="Учетная запись Майкрософт" w:date="2026-09-29T13:53:00Z"/>
                  </w:rPr>
                </w:rPrChange>
              </w:rPr>
            </w:pPr>
            <w:ins w:id="110" w:author="Учетная запись Майкрософт" w:date="2026-09-29T13:53:00Z">
              <w:r w:rsidRPr="00654577">
                <w:rPr>
                  <w:b/>
                  <w:lang w:val="en-US"/>
                  <w:rPrChange w:id="111" w:author="Учетная запись Майкрософт" w:date="2026-09-29T13:56:00Z">
                    <w:rPr>
                      <w:lang w:val="en-US"/>
                    </w:rPr>
                  </w:rPrChange>
                </w:rPr>
                <w:t>B</w:t>
              </w:r>
            </w:ins>
          </w:p>
        </w:tc>
        <w:tc>
          <w:tcPr>
            <w:tcW w:w="567" w:type="dxa"/>
            <w:tcPrChange w:id="112" w:author="Учетная запись Майкрософт" w:date="2026-09-29T13:54:00Z">
              <w:tcPr>
                <w:tcW w:w="1557" w:type="dxa"/>
              </w:tcPr>
            </w:tcPrChange>
          </w:tcPr>
          <w:p w14:paraId="11100B21" w14:textId="52A8A554" w:rsidR="00654577" w:rsidRPr="00654577" w:rsidRDefault="00654577" w:rsidP="005E5381">
            <w:pPr>
              <w:pStyle w:val="a3"/>
              <w:rPr>
                <w:ins w:id="113" w:author="Учетная запись Майкрософт" w:date="2026-09-29T13:53:00Z"/>
                <w:b/>
                <w:lang w:val="en-US"/>
                <w:rPrChange w:id="114" w:author="Учетная запись Майкрософт" w:date="2026-09-29T13:56:00Z">
                  <w:rPr>
                    <w:ins w:id="115" w:author="Учетная запись Майкрософт" w:date="2026-09-29T13:53:00Z"/>
                  </w:rPr>
                </w:rPrChange>
              </w:rPr>
            </w:pPr>
            <w:ins w:id="116" w:author="Учетная запись Майкрософт" w:date="2026-09-29T13:53:00Z">
              <w:r w:rsidRPr="00654577">
                <w:rPr>
                  <w:b/>
                  <w:lang w:val="en-US"/>
                  <w:rPrChange w:id="117" w:author="Учетная запись Майкрософт" w:date="2026-09-29T13:56:00Z">
                    <w:rPr>
                      <w:lang w:val="en-US"/>
                    </w:rPr>
                  </w:rPrChange>
                </w:rPr>
                <w:t>C</w:t>
              </w:r>
            </w:ins>
          </w:p>
        </w:tc>
        <w:tc>
          <w:tcPr>
            <w:tcW w:w="2127" w:type="dxa"/>
            <w:tcPrChange w:id="118" w:author="Учетная запись Майкрософт" w:date="2026-09-29T13:54:00Z">
              <w:tcPr>
                <w:tcW w:w="1558" w:type="dxa"/>
              </w:tcPr>
            </w:tcPrChange>
          </w:tcPr>
          <w:p w14:paraId="2F87ABF5" w14:textId="5AF77F6B" w:rsidR="00654577" w:rsidRPr="00654577" w:rsidRDefault="00654577" w:rsidP="005E5381">
            <w:pPr>
              <w:pStyle w:val="a3"/>
              <w:rPr>
                <w:ins w:id="119" w:author="Учетная запись Майкрософт" w:date="2026-09-29T13:53:00Z"/>
                <w:b/>
                <w:lang w:val="en-US"/>
                <w:rPrChange w:id="120" w:author="Учетная запись Майкрософт" w:date="2026-09-29T13:56:00Z">
                  <w:rPr>
                    <w:ins w:id="121" w:author="Учетная запись Майкрософт" w:date="2026-09-29T13:53:00Z"/>
                  </w:rPr>
                </w:rPrChange>
              </w:rPr>
            </w:pPr>
            <w:ins w:id="122" w:author="Учетная запись Майкрософт" w:date="2026-09-29T13:53:00Z">
              <w:r w:rsidRPr="00654577">
                <w:rPr>
                  <w:b/>
                  <w:lang w:val="en-US"/>
                  <w:rPrChange w:id="123" w:author="Учетная запись Майкрософт" w:date="2026-09-29T13:56:00Z">
                    <w:rPr>
                      <w:lang w:val="en-US"/>
                    </w:rPr>
                  </w:rPrChange>
                </w:rPr>
                <w:t>A&amp;B</w:t>
              </w:r>
            </w:ins>
          </w:p>
        </w:tc>
        <w:tc>
          <w:tcPr>
            <w:tcW w:w="2268" w:type="dxa"/>
            <w:tcPrChange w:id="124" w:author="Учетная запись Майкрософт" w:date="2026-09-29T13:54:00Z">
              <w:tcPr>
                <w:tcW w:w="1558" w:type="dxa"/>
              </w:tcPr>
            </w:tcPrChange>
          </w:tcPr>
          <w:p w14:paraId="02DCADF9" w14:textId="050719C4" w:rsidR="00654577" w:rsidRPr="00654577" w:rsidRDefault="00654577" w:rsidP="005E5381">
            <w:pPr>
              <w:pStyle w:val="a3"/>
              <w:rPr>
                <w:ins w:id="125" w:author="Учетная запись Майкрософт" w:date="2026-09-29T13:53:00Z"/>
                <w:b/>
                <w:lang w:val="en-US"/>
                <w:rPrChange w:id="126" w:author="Учетная запись Майкрософт" w:date="2026-09-29T13:56:00Z">
                  <w:rPr>
                    <w:ins w:id="127" w:author="Учетная запись Майкрософт" w:date="2026-09-29T13:53:00Z"/>
                  </w:rPr>
                </w:rPrChange>
              </w:rPr>
            </w:pPr>
            <w:ins w:id="128" w:author="Учетная запись Майкрософт" w:date="2026-09-29T13:53:00Z">
              <w:r w:rsidRPr="00654577">
                <w:rPr>
                  <w:b/>
                  <w:lang w:val="en-US"/>
                  <w:rPrChange w:id="129" w:author="Учетная запись Майкрософт" w:date="2026-09-29T13:56:00Z">
                    <w:rPr>
                      <w:lang w:val="en-US"/>
                    </w:rPr>
                  </w:rPrChange>
                </w:rPr>
                <w:t>No C</w:t>
              </w:r>
            </w:ins>
          </w:p>
        </w:tc>
        <w:tc>
          <w:tcPr>
            <w:tcW w:w="3254" w:type="dxa"/>
            <w:tcPrChange w:id="130" w:author="Учетная запись Майкрософт" w:date="2026-09-29T13:54:00Z">
              <w:tcPr>
                <w:tcW w:w="1558" w:type="dxa"/>
              </w:tcPr>
            </w:tcPrChange>
          </w:tcPr>
          <w:p w14:paraId="670AE65F" w14:textId="474B551A" w:rsidR="00654577" w:rsidRPr="00654577" w:rsidRDefault="00654577" w:rsidP="005E5381">
            <w:pPr>
              <w:pStyle w:val="a3"/>
              <w:rPr>
                <w:ins w:id="131" w:author="Учетная запись Майкрософт" w:date="2026-09-29T13:53:00Z"/>
                <w:b/>
                <w:lang w:val="en-US"/>
                <w:rPrChange w:id="132" w:author="Учетная запись Майкрософт" w:date="2026-09-29T13:56:00Z">
                  <w:rPr>
                    <w:ins w:id="133" w:author="Учетная запись Майкрософт" w:date="2026-09-29T13:53:00Z"/>
                  </w:rPr>
                </w:rPrChange>
              </w:rPr>
            </w:pPr>
            <w:ins w:id="134" w:author="Учетная запись Майкрософт" w:date="2026-09-29T13:53:00Z">
              <w:r w:rsidRPr="00654577">
                <w:rPr>
                  <w:b/>
                  <w:lang w:val="en-US"/>
                  <w:rPrChange w:id="135" w:author="Учетная запись Майкрософт" w:date="2026-09-29T13:56:00Z">
                    <w:rPr>
                      <w:lang w:val="en-US"/>
                    </w:rPr>
                  </w:rPrChange>
                </w:rPr>
                <w:t>(</w:t>
              </w:r>
            </w:ins>
            <w:ins w:id="136" w:author="Учетная запись Майкрософт" w:date="2026-09-29T13:54:00Z">
              <w:r w:rsidRPr="00654577">
                <w:rPr>
                  <w:b/>
                  <w:lang w:val="en-US"/>
                  <w:rPrChange w:id="137" w:author="Учетная запись Майкрософт" w:date="2026-09-29T13:56:00Z">
                    <w:rPr>
                      <w:lang w:val="en-US"/>
                    </w:rPr>
                  </w:rPrChange>
                </w:rPr>
                <w:t>A</w:t>
              </w:r>
            </w:ins>
            <w:ins w:id="138" w:author="Учетная запись Майкрософт" w:date="2026-09-29T13:53:00Z">
              <w:r w:rsidRPr="00654577">
                <w:rPr>
                  <w:b/>
                  <w:lang w:val="en-US"/>
                  <w:rPrChange w:id="139" w:author="Учетная запись Майкрософт" w:date="2026-09-29T13:56:00Z">
                    <w:rPr>
                      <w:lang w:val="en-US"/>
                    </w:rPr>
                  </w:rPrChange>
                </w:rPr>
                <w:t>&amp;B)</w:t>
              </w:r>
            </w:ins>
            <w:ins w:id="140" w:author="Учетная запись Майкрософт" w:date="2026-09-29T13:54:00Z">
              <w:r w:rsidRPr="00654577">
                <w:rPr>
                  <w:b/>
                  <w:lang w:val="en-US"/>
                  <w:rPrChange w:id="141" w:author="Учетная запись Майкрософт" w:date="2026-09-29T13:56:00Z">
                    <w:rPr>
                      <w:lang w:val="en-US"/>
                    </w:rPr>
                  </w:rPrChange>
                </w:rPr>
                <w:t xml:space="preserve"> or (no C)</w:t>
              </w:r>
            </w:ins>
          </w:p>
        </w:tc>
      </w:tr>
      <w:tr w:rsidR="00654577" w14:paraId="4C75A977" w14:textId="77777777" w:rsidTr="00654577">
        <w:trPr>
          <w:ins w:id="142" w:author="Учетная запись Майкрософт" w:date="2026-09-29T13:53:00Z"/>
        </w:trPr>
        <w:tc>
          <w:tcPr>
            <w:tcW w:w="562" w:type="dxa"/>
            <w:tcPrChange w:id="143" w:author="Учетная запись Майкрософт" w:date="2026-09-29T13:54:00Z">
              <w:tcPr>
                <w:tcW w:w="1557" w:type="dxa"/>
              </w:tcPr>
            </w:tcPrChange>
          </w:tcPr>
          <w:p w14:paraId="1DE2BF0B" w14:textId="5D3D020E" w:rsidR="00654577" w:rsidRPr="00654577" w:rsidRDefault="00654577">
            <w:pPr>
              <w:pStyle w:val="a3"/>
              <w:jc w:val="center"/>
              <w:rPr>
                <w:ins w:id="144" w:author="Учетная запись Майкрософт" w:date="2026-09-29T13:53:00Z"/>
                <w:lang w:val="en-US"/>
                <w:rPrChange w:id="145" w:author="Учетная запись Майкрософт" w:date="2026-09-29T13:54:00Z">
                  <w:rPr>
                    <w:ins w:id="146" w:author="Учетная запись Майкрософт" w:date="2026-09-29T13:53:00Z"/>
                  </w:rPr>
                </w:rPrChange>
              </w:rPr>
              <w:pPrChange w:id="147" w:author="Учетная запись Майкрософт" w:date="2026-09-29T13:56:00Z">
                <w:pPr>
                  <w:pStyle w:val="a3"/>
                </w:pPr>
              </w:pPrChange>
            </w:pPr>
            <w:ins w:id="148" w:author="Учетная запись Майкрософт" w:date="2026-09-29T13:54:00Z">
              <w:r>
                <w:rPr>
                  <w:lang w:val="en-US"/>
                </w:rPr>
                <w:t>0</w:t>
              </w:r>
            </w:ins>
          </w:p>
        </w:tc>
        <w:tc>
          <w:tcPr>
            <w:tcW w:w="567" w:type="dxa"/>
            <w:tcPrChange w:id="149" w:author="Учетная запись Майкрософт" w:date="2026-09-29T13:54:00Z">
              <w:tcPr>
                <w:tcW w:w="1557" w:type="dxa"/>
              </w:tcPr>
            </w:tcPrChange>
          </w:tcPr>
          <w:p w14:paraId="1EC7BE59" w14:textId="4AB1F7B7" w:rsidR="00654577" w:rsidRPr="00654577" w:rsidRDefault="00654577">
            <w:pPr>
              <w:pStyle w:val="a3"/>
              <w:jc w:val="center"/>
              <w:rPr>
                <w:ins w:id="150" w:author="Учетная запись Майкрософт" w:date="2026-09-29T13:53:00Z"/>
                <w:lang w:val="en-US"/>
                <w:rPrChange w:id="151" w:author="Учетная запись Майкрософт" w:date="2026-09-29T13:54:00Z">
                  <w:rPr>
                    <w:ins w:id="152" w:author="Учетная запись Майкрософт" w:date="2026-09-29T13:53:00Z"/>
                  </w:rPr>
                </w:rPrChange>
              </w:rPr>
              <w:pPrChange w:id="153" w:author="Учетная запись Майкрософт" w:date="2026-09-29T13:56:00Z">
                <w:pPr>
                  <w:pStyle w:val="a3"/>
                </w:pPr>
              </w:pPrChange>
            </w:pPr>
            <w:ins w:id="154" w:author="Учетная запись Майкрософт" w:date="2026-09-29T13:54:00Z">
              <w:r>
                <w:rPr>
                  <w:lang w:val="en-US"/>
                </w:rPr>
                <w:t>0</w:t>
              </w:r>
            </w:ins>
          </w:p>
        </w:tc>
        <w:tc>
          <w:tcPr>
            <w:tcW w:w="567" w:type="dxa"/>
            <w:tcPrChange w:id="155" w:author="Учетная запись Майкрософт" w:date="2026-09-29T13:54:00Z">
              <w:tcPr>
                <w:tcW w:w="1557" w:type="dxa"/>
              </w:tcPr>
            </w:tcPrChange>
          </w:tcPr>
          <w:p w14:paraId="6FDE1C65" w14:textId="7D899B79" w:rsidR="00654577" w:rsidRPr="00654577" w:rsidRDefault="00654577">
            <w:pPr>
              <w:pStyle w:val="a3"/>
              <w:jc w:val="center"/>
              <w:rPr>
                <w:ins w:id="156" w:author="Учетная запись Майкрософт" w:date="2026-09-29T13:53:00Z"/>
                <w:lang w:val="en-US"/>
                <w:rPrChange w:id="157" w:author="Учетная запись Майкрософт" w:date="2026-09-29T13:54:00Z">
                  <w:rPr>
                    <w:ins w:id="158" w:author="Учетная запись Майкрософт" w:date="2026-09-29T13:53:00Z"/>
                  </w:rPr>
                </w:rPrChange>
              </w:rPr>
              <w:pPrChange w:id="159" w:author="Учетная запись Майкрософт" w:date="2026-09-29T13:56:00Z">
                <w:pPr>
                  <w:pStyle w:val="a3"/>
                </w:pPr>
              </w:pPrChange>
            </w:pPr>
            <w:ins w:id="160" w:author="Учетная запись Майкрософт" w:date="2026-09-29T13:54:00Z">
              <w:r>
                <w:rPr>
                  <w:lang w:val="en-US"/>
                </w:rPr>
                <w:t>0</w:t>
              </w:r>
            </w:ins>
          </w:p>
        </w:tc>
        <w:tc>
          <w:tcPr>
            <w:tcW w:w="2127" w:type="dxa"/>
            <w:tcPrChange w:id="161" w:author="Учетная запись Майкрософт" w:date="2026-09-29T13:54:00Z">
              <w:tcPr>
                <w:tcW w:w="1558" w:type="dxa"/>
              </w:tcPr>
            </w:tcPrChange>
          </w:tcPr>
          <w:p w14:paraId="36F43425" w14:textId="536639E5" w:rsidR="00654577" w:rsidRPr="00654577" w:rsidRDefault="00654577">
            <w:pPr>
              <w:pStyle w:val="a3"/>
              <w:jc w:val="center"/>
              <w:rPr>
                <w:ins w:id="162" w:author="Учетная запись Майкрософт" w:date="2026-09-29T13:53:00Z"/>
                <w:lang w:val="en-US"/>
                <w:rPrChange w:id="163" w:author="Учетная запись Майкрософт" w:date="2026-09-29T13:55:00Z">
                  <w:rPr>
                    <w:ins w:id="164" w:author="Учетная запись Майкрософт" w:date="2026-09-29T13:53:00Z"/>
                  </w:rPr>
                </w:rPrChange>
              </w:rPr>
              <w:pPrChange w:id="165" w:author="Учетная запись Майкрософт" w:date="2026-09-29T13:56:00Z">
                <w:pPr>
                  <w:pStyle w:val="a3"/>
                </w:pPr>
              </w:pPrChange>
            </w:pPr>
            <w:ins w:id="166" w:author="Учетная запись Майкрософт" w:date="2026-09-29T13:55:00Z">
              <w:r>
                <w:rPr>
                  <w:lang w:val="en-US"/>
                </w:rPr>
                <w:t>0</w:t>
              </w:r>
            </w:ins>
          </w:p>
        </w:tc>
        <w:tc>
          <w:tcPr>
            <w:tcW w:w="2268" w:type="dxa"/>
            <w:tcPrChange w:id="167" w:author="Учетная запись Майкрософт" w:date="2026-09-29T13:54:00Z">
              <w:tcPr>
                <w:tcW w:w="1558" w:type="dxa"/>
              </w:tcPr>
            </w:tcPrChange>
          </w:tcPr>
          <w:p w14:paraId="5181472F" w14:textId="1F3874EA" w:rsidR="00654577" w:rsidRPr="00654577" w:rsidRDefault="00654577">
            <w:pPr>
              <w:pStyle w:val="a3"/>
              <w:jc w:val="center"/>
              <w:rPr>
                <w:ins w:id="168" w:author="Учетная запись Майкрософт" w:date="2026-09-29T13:53:00Z"/>
                <w:lang w:val="en-US"/>
                <w:rPrChange w:id="169" w:author="Учетная запись Майкрософт" w:date="2026-09-29T13:55:00Z">
                  <w:rPr>
                    <w:ins w:id="170" w:author="Учетная запись Майкрософт" w:date="2026-09-29T13:53:00Z"/>
                  </w:rPr>
                </w:rPrChange>
              </w:rPr>
              <w:pPrChange w:id="171" w:author="Учетная запись Майкрософт" w:date="2026-09-29T13:56:00Z">
                <w:pPr>
                  <w:pStyle w:val="a3"/>
                </w:pPr>
              </w:pPrChange>
            </w:pPr>
            <w:ins w:id="172" w:author="Учетная запись Майкрософт" w:date="2026-09-29T13:55:00Z">
              <w:r>
                <w:rPr>
                  <w:lang w:val="en-US"/>
                </w:rPr>
                <w:t>1</w:t>
              </w:r>
            </w:ins>
          </w:p>
        </w:tc>
        <w:tc>
          <w:tcPr>
            <w:tcW w:w="3254" w:type="dxa"/>
            <w:tcPrChange w:id="173" w:author="Учетная запись Майкрософт" w:date="2026-09-29T13:54:00Z">
              <w:tcPr>
                <w:tcW w:w="1558" w:type="dxa"/>
              </w:tcPr>
            </w:tcPrChange>
          </w:tcPr>
          <w:p w14:paraId="6794A472" w14:textId="60A47558" w:rsidR="00654577" w:rsidRPr="00654577" w:rsidRDefault="00654577">
            <w:pPr>
              <w:pStyle w:val="a3"/>
              <w:jc w:val="center"/>
              <w:rPr>
                <w:ins w:id="174" w:author="Учетная запись Майкрософт" w:date="2026-09-29T13:53:00Z"/>
                <w:lang w:val="en-US"/>
                <w:rPrChange w:id="175" w:author="Учетная запись Майкрософт" w:date="2026-09-29T13:55:00Z">
                  <w:rPr>
                    <w:ins w:id="176" w:author="Учетная запись Майкрософт" w:date="2026-09-29T13:53:00Z"/>
                  </w:rPr>
                </w:rPrChange>
              </w:rPr>
              <w:pPrChange w:id="177" w:author="Учетная запись Майкрософт" w:date="2026-09-29T13:56:00Z">
                <w:pPr>
                  <w:pStyle w:val="a3"/>
                </w:pPr>
              </w:pPrChange>
            </w:pPr>
            <w:ins w:id="178" w:author="Учетная запись Майкрософт" w:date="2026-09-29T13:55:00Z">
              <w:r>
                <w:rPr>
                  <w:lang w:val="en-US"/>
                </w:rPr>
                <w:t>1</w:t>
              </w:r>
            </w:ins>
          </w:p>
        </w:tc>
      </w:tr>
      <w:tr w:rsidR="00654577" w14:paraId="34407BF5" w14:textId="77777777" w:rsidTr="00654577">
        <w:trPr>
          <w:ins w:id="179" w:author="Учетная запись Майкрософт" w:date="2026-09-29T13:53:00Z"/>
        </w:trPr>
        <w:tc>
          <w:tcPr>
            <w:tcW w:w="562" w:type="dxa"/>
            <w:tcPrChange w:id="180" w:author="Учетная запись Майкрософт" w:date="2026-09-29T13:54:00Z">
              <w:tcPr>
                <w:tcW w:w="1557" w:type="dxa"/>
              </w:tcPr>
            </w:tcPrChange>
          </w:tcPr>
          <w:p w14:paraId="58F32454" w14:textId="0884BC97" w:rsidR="00654577" w:rsidRPr="00654577" w:rsidRDefault="00654577">
            <w:pPr>
              <w:pStyle w:val="a3"/>
              <w:jc w:val="center"/>
              <w:rPr>
                <w:ins w:id="181" w:author="Учетная запись Майкрософт" w:date="2026-09-29T13:53:00Z"/>
                <w:lang w:val="en-US"/>
                <w:rPrChange w:id="182" w:author="Учетная запись Майкрософт" w:date="2026-09-29T13:54:00Z">
                  <w:rPr>
                    <w:ins w:id="183" w:author="Учетная запись Майкрософт" w:date="2026-09-29T13:53:00Z"/>
                  </w:rPr>
                </w:rPrChange>
              </w:rPr>
              <w:pPrChange w:id="184" w:author="Учетная запись Майкрософт" w:date="2026-09-29T13:56:00Z">
                <w:pPr>
                  <w:pStyle w:val="a3"/>
                </w:pPr>
              </w:pPrChange>
            </w:pPr>
            <w:ins w:id="185" w:author="Учетная запись Майкрософт" w:date="2026-09-29T13:54:00Z">
              <w:r>
                <w:rPr>
                  <w:lang w:val="en-US"/>
                </w:rPr>
                <w:t>0</w:t>
              </w:r>
            </w:ins>
          </w:p>
        </w:tc>
        <w:tc>
          <w:tcPr>
            <w:tcW w:w="567" w:type="dxa"/>
            <w:tcPrChange w:id="186" w:author="Учетная запись Майкрософт" w:date="2026-09-29T13:54:00Z">
              <w:tcPr>
                <w:tcW w:w="1557" w:type="dxa"/>
              </w:tcPr>
            </w:tcPrChange>
          </w:tcPr>
          <w:p w14:paraId="02C58C27" w14:textId="2878F688" w:rsidR="00654577" w:rsidRPr="00654577" w:rsidRDefault="00654577">
            <w:pPr>
              <w:pStyle w:val="a3"/>
              <w:jc w:val="center"/>
              <w:rPr>
                <w:ins w:id="187" w:author="Учетная запись Майкрософт" w:date="2026-09-29T13:53:00Z"/>
                <w:lang w:val="en-US"/>
                <w:rPrChange w:id="188" w:author="Учетная запись Майкрософт" w:date="2026-09-29T13:54:00Z">
                  <w:rPr>
                    <w:ins w:id="189" w:author="Учетная запись Майкрософт" w:date="2026-09-29T13:53:00Z"/>
                  </w:rPr>
                </w:rPrChange>
              </w:rPr>
              <w:pPrChange w:id="190" w:author="Учетная запись Майкрософт" w:date="2026-09-29T13:56:00Z">
                <w:pPr>
                  <w:pStyle w:val="a3"/>
                </w:pPr>
              </w:pPrChange>
            </w:pPr>
            <w:ins w:id="191" w:author="Учетная запись Майкрософт" w:date="2026-09-29T13:54:00Z">
              <w:r>
                <w:rPr>
                  <w:lang w:val="en-US"/>
                </w:rPr>
                <w:t>0</w:t>
              </w:r>
            </w:ins>
          </w:p>
        </w:tc>
        <w:tc>
          <w:tcPr>
            <w:tcW w:w="567" w:type="dxa"/>
            <w:tcPrChange w:id="192" w:author="Учетная запись Майкрософт" w:date="2026-09-29T13:54:00Z">
              <w:tcPr>
                <w:tcW w:w="1557" w:type="dxa"/>
              </w:tcPr>
            </w:tcPrChange>
          </w:tcPr>
          <w:p w14:paraId="6F9E5B47" w14:textId="231E7522" w:rsidR="00654577" w:rsidRPr="00654577" w:rsidRDefault="00654577">
            <w:pPr>
              <w:pStyle w:val="a3"/>
              <w:jc w:val="center"/>
              <w:rPr>
                <w:ins w:id="193" w:author="Учетная запись Майкрософт" w:date="2026-09-29T13:53:00Z"/>
                <w:lang w:val="en-US"/>
                <w:rPrChange w:id="194" w:author="Учетная запись Майкрософт" w:date="2026-09-29T13:54:00Z">
                  <w:rPr>
                    <w:ins w:id="195" w:author="Учетная запись Майкрософт" w:date="2026-09-29T13:53:00Z"/>
                  </w:rPr>
                </w:rPrChange>
              </w:rPr>
              <w:pPrChange w:id="196" w:author="Учетная запись Майкрософт" w:date="2026-09-29T13:56:00Z">
                <w:pPr>
                  <w:pStyle w:val="a3"/>
                </w:pPr>
              </w:pPrChange>
            </w:pPr>
            <w:ins w:id="197" w:author="Учетная запись Майкрософт" w:date="2026-09-29T13:54:00Z">
              <w:r>
                <w:rPr>
                  <w:lang w:val="en-US"/>
                </w:rPr>
                <w:t>1</w:t>
              </w:r>
            </w:ins>
          </w:p>
        </w:tc>
        <w:tc>
          <w:tcPr>
            <w:tcW w:w="2127" w:type="dxa"/>
            <w:tcPrChange w:id="198" w:author="Учетная запись Майкрософт" w:date="2026-09-29T13:54:00Z">
              <w:tcPr>
                <w:tcW w:w="1558" w:type="dxa"/>
              </w:tcPr>
            </w:tcPrChange>
          </w:tcPr>
          <w:p w14:paraId="2920ABF5" w14:textId="13C7F1DE" w:rsidR="00654577" w:rsidRPr="00654577" w:rsidRDefault="00654577">
            <w:pPr>
              <w:pStyle w:val="a3"/>
              <w:jc w:val="center"/>
              <w:rPr>
                <w:ins w:id="199" w:author="Учетная запись Майкрософт" w:date="2026-09-29T13:53:00Z"/>
                <w:lang w:val="en-US"/>
                <w:rPrChange w:id="200" w:author="Учетная запись Майкрософт" w:date="2026-09-29T13:55:00Z">
                  <w:rPr>
                    <w:ins w:id="201" w:author="Учетная запись Майкрософт" w:date="2026-09-29T13:53:00Z"/>
                  </w:rPr>
                </w:rPrChange>
              </w:rPr>
              <w:pPrChange w:id="202" w:author="Учетная запись Майкрософт" w:date="2026-09-29T13:56:00Z">
                <w:pPr>
                  <w:pStyle w:val="a3"/>
                </w:pPr>
              </w:pPrChange>
            </w:pPr>
            <w:ins w:id="203" w:author="Учетная запись Майкрософт" w:date="2026-09-29T13:55:00Z">
              <w:r>
                <w:rPr>
                  <w:lang w:val="en-US"/>
                </w:rPr>
                <w:t>0</w:t>
              </w:r>
            </w:ins>
          </w:p>
        </w:tc>
        <w:tc>
          <w:tcPr>
            <w:tcW w:w="2268" w:type="dxa"/>
            <w:tcPrChange w:id="204" w:author="Учетная запись Майкрософт" w:date="2026-09-29T13:54:00Z">
              <w:tcPr>
                <w:tcW w:w="1558" w:type="dxa"/>
              </w:tcPr>
            </w:tcPrChange>
          </w:tcPr>
          <w:p w14:paraId="65719577" w14:textId="53E9FC27" w:rsidR="00654577" w:rsidRPr="00654577" w:rsidRDefault="00654577">
            <w:pPr>
              <w:pStyle w:val="a3"/>
              <w:jc w:val="center"/>
              <w:rPr>
                <w:ins w:id="205" w:author="Учетная запись Майкрософт" w:date="2026-09-29T13:53:00Z"/>
                <w:lang w:val="en-US"/>
                <w:rPrChange w:id="206" w:author="Учетная запись Майкрософт" w:date="2026-09-29T13:55:00Z">
                  <w:rPr>
                    <w:ins w:id="207" w:author="Учетная запись Майкрософт" w:date="2026-09-29T13:53:00Z"/>
                  </w:rPr>
                </w:rPrChange>
              </w:rPr>
              <w:pPrChange w:id="208" w:author="Учетная запись Майкрософт" w:date="2026-09-29T13:56:00Z">
                <w:pPr>
                  <w:pStyle w:val="a3"/>
                </w:pPr>
              </w:pPrChange>
            </w:pPr>
            <w:ins w:id="209" w:author="Учетная запись Майкрософт" w:date="2026-09-29T13:55:00Z">
              <w:r>
                <w:rPr>
                  <w:lang w:val="en-US"/>
                </w:rPr>
                <w:t>0</w:t>
              </w:r>
            </w:ins>
          </w:p>
        </w:tc>
        <w:tc>
          <w:tcPr>
            <w:tcW w:w="3254" w:type="dxa"/>
            <w:tcPrChange w:id="210" w:author="Учетная запись Майкрософт" w:date="2026-09-29T13:54:00Z">
              <w:tcPr>
                <w:tcW w:w="1558" w:type="dxa"/>
              </w:tcPr>
            </w:tcPrChange>
          </w:tcPr>
          <w:p w14:paraId="517FF0AA" w14:textId="20369C6B" w:rsidR="00654577" w:rsidRPr="00654577" w:rsidRDefault="00654577">
            <w:pPr>
              <w:pStyle w:val="a3"/>
              <w:jc w:val="center"/>
              <w:rPr>
                <w:ins w:id="211" w:author="Учетная запись Майкрософт" w:date="2026-09-29T13:53:00Z"/>
                <w:lang w:val="en-US"/>
                <w:rPrChange w:id="212" w:author="Учетная запись Майкрософт" w:date="2026-09-29T13:55:00Z">
                  <w:rPr>
                    <w:ins w:id="213" w:author="Учетная запись Майкрософт" w:date="2026-09-29T13:53:00Z"/>
                  </w:rPr>
                </w:rPrChange>
              </w:rPr>
              <w:pPrChange w:id="214" w:author="Учетная запись Майкрософт" w:date="2026-09-29T13:56:00Z">
                <w:pPr>
                  <w:pStyle w:val="a3"/>
                </w:pPr>
              </w:pPrChange>
            </w:pPr>
            <w:ins w:id="215" w:author="Учетная запись Майкрософт" w:date="2026-09-29T13:55:00Z">
              <w:r>
                <w:rPr>
                  <w:lang w:val="en-US"/>
                </w:rPr>
                <w:t>0</w:t>
              </w:r>
            </w:ins>
          </w:p>
        </w:tc>
      </w:tr>
      <w:tr w:rsidR="00654577" w14:paraId="711849CC" w14:textId="77777777" w:rsidTr="00654577">
        <w:trPr>
          <w:ins w:id="216" w:author="Учетная запись Майкрософт" w:date="2026-09-29T13:53:00Z"/>
        </w:trPr>
        <w:tc>
          <w:tcPr>
            <w:tcW w:w="562" w:type="dxa"/>
            <w:tcPrChange w:id="217" w:author="Учетная запись Майкрософт" w:date="2026-09-29T13:54:00Z">
              <w:tcPr>
                <w:tcW w:w="1557" w:type="dxa"/>
              </w:tcPr>
            </w:tcPrChange>
          </w:tcPr>
          <w:p w14:paraId="28E02372" w14:textId="674396BD" w:rsidR="00654577" w:rsidRPr="00654577" w:rsidRDefault="00654577">
            <w:pPr>
              <w:pStyle w:val="a3"/>
              <w:jc w:val="center"/>
              <w:rPr>
                <w:ins w:id="218" w:author="Учетная запись Майкрософт" w:date="2026-09-29T13:53:00Z"/>
                <w:lang w:val="en-US"/>
                <w:rPrChange w:id="219" w:author="Учетная запись Майкрософт" w:date="2026-09-29T13:54:00Z">
                  <w:rPr>
                    <w:ins w:id="220" w:author="Учетная запись Майкрософт" w:date="2026-09-29T13:53:00Z"/>
                  </w:rPr>
                </w:rPrChange>
              </w:rPr>
              <w:pPrChange w:id="221" w:author="Учетная запись Майкрософт" w:date="2026-09-29T13:56:00Z">
                <w:pPr>
                  <w:pStyle w:val="a3"/>
                </w:pPr>
              </w:pPrChange>
            </w:pPr>
            <w:ins w:id="222" w:author="Учетная запись Майкрософт" w:date="2026-09-29T13:54:00Z">
              <w:r>
                <w:rPr>
                  <w:lang w:val="en-US"/>
                </w:rPr>
                <w:t>0</w:t>
              </w:r>
            </w:ins>
          </w:p>
        </w:tc>
        <w:tc>
          <w:tcPr>
            <w:tcW w:w="567" w:type="dxa"/>
            <w:tcPrChange w:id="223" w:author="Учетная запись Майкрософт" w:date="2026-09-29T13:54:00Z">
              <w:tcPr>
                <w:tcW w:w="1557" w:type="dxa"/>
              </w:tcPr>
            </w:tcPrChange>
          </w:tcPr>
          <w:p w14:paraId="39BCA428" w14:textId="43968B15" w:rsidR="00654577" w:rsidRPr="00654577" w:rsidRDefault="00654577">
            <w:pPr>
              <w:pStyle w:val="a3"/>
              <w:jc w:val="center"/>
              <w:rPr>
                <w:ins w:id="224" w:author="Учетная запись Майкрософт" w:date="2026-09-29T13:53:00Z"/>
                <w:lang w:val="en-US"/>
                <w:rPrChange w:id="225" w:author="Учетная запись Майкрософт" w:date="2026-09-29T13:54:00Z">
                  <w:rPr>
                    <w:ins w:id="226" w:author="Учетная запись Майкрософт" w:date="2026-09-29T13:53:00Z"/>
                  </w:rPr>
                </w:rPrChange>
              </w:rPr>
              <w:pPrChange w:id="227" w:author="Учетная запись Майкрософт" w:date="2026-09-29T13:56:00Z">
                <w:pPr>
                  <w:pStyle w:val="a3"/>
                </w:pPr>
              </w:pPrChange>
            </w:pPr>
            <w:ins w:id="228" w:author="Учетная запись Майкрософт" w:date="2026-09-29T13:54:00Z">
              <w:r>
                <w:rPr>
                  <w:lang w:val="en-US"/>
                </w:rPr>
                <w:t>1</w:t>
              </w:r>
            </w:ins>
          </w:p>
        </w:tc>
        <w:tc>
          <w:tcPr>
            <w:tcW w:w="567" w:type="dxa"/>
            <w:tcPrChange w:id="229" w:author="Учетная запись Майкрософт" w:date="2026-09-29T13:54:00Z">
              <w:tcPr>
                <w:tcW w:w="1557" w:type="dxa"/>
              </w:tcPr>
            </w:tcPrChange>
          </w:tcPr>
          <w:p w14:paraId="14F260E9" w14:textId="62805CB6" w:rsidR="00654577" w:rsidRPr="00654577" w:rsidRDefault="00654577">
            <w:pPr>
              <w:pStyle w:val="a3"/>
              <w:jc w:val="center"/>
              <w:rPr>
                <w:ins w:id="230" w:author="Учетная запись Майкрософт" w:date="2026-09-29T13:53:00Z"/>
                <w:lang w:val="en-US"/>
                <w:rPrChange w:id="231" w:author="Учетная запись Майкрософт" w:date="2026-09-29T13:54:00Z">
                  <w:rPr>
                    <w:ins w:id="232" w:author="Учетная запись Майкрософт" w:date="2026-09-29T13:53:00Z"/>
                  </w:rPr>
                </w:rPrChange>
              </w:rPr>
              <w:pPrChange w:id="233" w:author="Учетная запись Майкрософт" w:date="2026-09-29T13:56:00Z">
                <w:pPr>
                  <w:pStyle w:val="a3"/>
                </w:pPr>
              </w:pPrChange>
            </w:pPr>
            <w:ins w:id="234" w:author="Учетная запись Майкрософт" w:date="2026-09-29T13:54:00Z">
              <w:r>
                <w:rPr>
                  <w:lang w:val="en-US"/>
                </w:rPr>
                <w:t>0</w:t>
              </w:r>
            </w:ins>
          </w:p>
        </w:tc>
        <w:tc>
          <w:tcPr>
            <w:tcW w:w="2127" w:type="dxa"/>
            <w:tcPrChange w:id="235" w:author="Учетная запись Майкрософт" w:date="2026-09-29T13:54:00Z">
              <w:tcPr>
                <w:tcW w:w="1558" w:type="dxa"/>
              </w:tcPr>
            </w:tcPrChange>
          </w:tcPr>
          <w:p w14:paraId="317C7DF9" w14:textId="789685CC" w:rsidR="00654577" w:rsidRPr="00654577" w:rsidRDefault="00654577">
            <w:pPr>
              <w:pStyle w:val="a3"/>
              <w:jc w:val="center"/>
              <w:rPr>
                <w:ins w:id="236" w:author="Учетная запись Майкрософт" w:date="2026-09-29T13:53:00Z"/>
                <w:lang w:val="en-US"/>
                <w:rPrChange w:id="237" w:author="Учетная запись Майкрософт" w:date="2026-09-29T13:55:00Z">
                  <w:rPr>
                    <w:ins w:id="238" w:author="Учетная запись Майкрософт" w:date="2026-09-29T13:53:00Z"/>
                  </w:rPr>
                </w:rPrChange>
              </w:rPr>
              <w:pPrChange w:id="239" w:author="Учетная запись Майкрософт" w:date="2026-09-29T13:56:00Z">
                <w:pPr>
                  <w:pStyle w:val="a3"/>
                </w:pPr>
              </w:pPrChange>
            </w:pPr>
            <w:ins w:id="240" w:author="Учетная запись Майкрософт" w:date="2026-09-29T13:55:00Z">
              <w:r>
                <w:rPr>
                  <w:lang w:val="en-US"/>
                </w:rPr>
                <w:t>0</w:t>
              </w:r>
            </w:ins>
          </w:p>
        </w:tc>
        <w:tc>
          <w:tcPr>
            <w:tcW w:w="2268" w:type="dxa"/>
            <w:tcPrChange w:id="241" w:author="Учетная запись Майкрософт" w:date="2026-09-29T13:54:00Z">
              <w:tcPr>
                <w:tcW w:w="1558" w:type="dxa"/>
              </w:tcPr>
            </w:tcPrChange>
          </w:tcPr>
          <w:p w14:paraId="0FF97D32" w14:textId="527B3CC5" w:rsidR="00654577" w:rsidRPr="00654577" w:rsidRDefault="00654577">
            <w:pPr>
              <w:pStyle w:val="a3"/>
              <w:jc w:val="center"/>
              <w:rPr>
                <w:ins w:id="242" w:author="Учетная запись Майкрософт" w:date="2026-09-29T13:53:00Z"/>
                <w:lang w:val="en-US"/>
                <w:rPrChange w:id="243" w:author="Учетная запись Майкрософт" w:date="2026-09-29T13:55:00Z">
                  <w:rPr>
                    <w:ins w:id="244" w:author="Учетная запись Майкрософт" w:date="2026-09-29T13:53:00Z"/>
                  </w:rPr>
                </w:rPrChange>
              </w:rPr>
              <w:pPrChange w:id="245" w:author="Учетная запись Майкрософт" w:date="2026-09-29T13:56:00Z">
                <w:pPr>
                  <w:pStyle w:val="a3"/>
                </w:pPr>
              </w:pPrChange>
            </w:pPr>
            <w:ins w:id="246" w:author="Учетная запись Майкрософт" w:date="2026-09-29T13:55:00Z">
              <w:r>
                <w:rPr>
                  <w:lang w:val="en-US"/>
                </w:rPr>
                <w:t>1</w:t>
              </w:r>
            </w:ins>
          </w:p>
        </w:tc>
        <w:tc>
          <w:tcPr>
            <w:tcW w:w="3254" w:type="dxa"/>
            <w:tcPrChange w:id="247" w:author="Учетная запись Майкрософт" w:date="2026-09-29T13:54:00Z">
              <w:tcPr>
                <w:tcW w:w="1558" w:type="dxa"/>
              </w:tcPr>
            </w:tcPrChange>
          </w:tcPr>
          <w:p w14:paraId="7144A26E" w14:textId="6A1B7A7A" w:rsidR="00654577" w:rsidRPr="00654577" w:rsidRDefault="00654577">
            <w:pPr>
              <w:pStyle w:val="a3"/>
              <w:jc w:val="center"/>
              <w:rPr>
                <w:ins w:id="248" w:author="Учетная запись Майкрософт" w:date="2026-09-29T13:53:00Z"/>
                <w:lang w:val="en-US"/>
                <w:rPrChange w:id="249" w:author="Учетная запись Майкрософт" w:date="2026-09-29T13:55:00Z">
                  <w:rPr>
                    <w:ins w:id="250" w:author="Учетная запись Майкрософт" w:date="2026-09-29T13:53:00Z"/>
                  </w:rPr>
                </w:rPrChange>
              </w:rPr>
              <w:pPrChange w:id="251" w:author="Учетная запись Майкрософт" w:date="2026-09-29T13:56:00Z">
                <w:pPr>
                  <w:pStyle w:val="a3"/>
                </w:pPr>
              </w:pPrChange>
            </w:pPr>
            <w:ins w:id="252" w:author="Учетная запись Майкрософт" w:date="2026-09-29T13:55:00Z">
              <w:r>
                <w:rPr>
                  <w:lang w:val="en-US"/>
                </w:rPr>
                <w:t>1</w:t>
              </w:r>
            </w:ins>
          </w:p>
        </w:tc>
      </w:tr>
      <w:tr w:rsidR="00654577" w14:paraId="4FFB83C1" w14:textId="77777777" w:rsidTr="00654577">
        <w:trPr>
          <w:ins w:id="253" w:author="Учетная запись Майкрософт" w:date="2026-09-29T13:53:00Z"/>
        </w:trPr>
        <w:tc>
          <w:tcPr>
            <w:tcW w:w="562" w:type="dxa"/>
            <w:tcPrChange w:id="254" w:author="Учетная запись Майкрософт" w:date="2026-09-29T13:54:00Z">
              <w:tcPr>
                <w:tcW w:w="1557" w:type="dxa"/>
              </w:tcPr>
            </w:tcPrChange>
          </w:tcPr>
          <w:p w14:paraId="4BD4106B" w14:textId="26FABF1B" w:rsidR="00654577" w:rsidRPr="00654577" w:rsidRDefault="00654577">
            <w:pPr>
              <w:pStyle w:val="a3"/>
              <w:jc w:val="center"/>
              <w:rPr>
                <w:ins w:id="255" w:author="Учетная запись Майкрософт" w:date="2026-09-29T13:53:00Z"/>
                <w:lang w:val="en-US"/>
                <w:rPrChange w:id="256" w:author="Учетная запись Майкрософт" w:date="2026-09-29T13:54:00Z">
                  <w:rPr>
                    <w:ins w:id="257" w:author="Учетная запись Майкрософт" w:date="2026-09-29T13:53:00Z"/>
                  </w:rPr>
                </w:rPrChange>
              </w:rPr>
              <w:pPrChange w:id="258" w:author="Учетная запись Майкрософт" w:date="2026-09-29T13:56:00Z">
                <w:pPr>
                  <w:pStyle w:val="a3"/>
                </w:pPr>
              </w:pPrChange>
            </w:pPr>
            <w:ins w:id="259" w:author="Учетная запись Майкрософт" w:date="2026-09-29T13:54:00Z">
              <w:r>
                <w:rPr>
                  <w:lang w:val="en-US"/>
                </w:rPr>
                <w:t>0</w:t>
              </w:r>
            </w:ins>
          </w:p>
        </w:tc>
        <w:tc>
          <w:tcPr>
            <w:tcW w:w="567" w:type="dxa"/>
            <w:tcPrChange w:id="260" w:author="Учетная запись Майкрософт" w:date="2026-09-29T13:54:00Z">
              <w:tcPr>
                <w:tcW w:w="1557" w:type="dxa"/>
              </w:tcPr>
            </w:tcPrChange>
          </w:tcPr>
          <w:p w14:paraId="2186B5B6" w14:textId="01629001" w:rsidR="00654577" w:rsidRPr="00654577" w:rsidRDefault="00654577">
            <w:pPr>
              <w:pStyle w:val="a3"/>
              <w:jc w:val="center"/>
              <w:rPr>
                <w:ins w:id="261" w:author="Учетная запись Майкрософт" w:date="2026-09-29T13:53:00Z"/>
                <w:lang w:val="en-US"/>
                <w:rPrChange w:id="262" w:author="Учетная запись Майкрософт" w:date="2026-09-29T13:54:00Z">
                  <w:rPr>
                    <w:ins w:id="263" w:author="Учетная запись Майкрософт" w:date="2026-09-29T13:53:00Z"/>
                  </w:rPr>
                </w:rPrChange>
              </w:rPr>
              <w:pPrChange w:id="264" w:author="Учетная запись Майкрософт" w:date="2026-09-29T13:56:00Z">
                <w:pPr>
                  <w:pStyle w:val="a3"/>
                </w:pPr>
              </w:pPrChange>
            </w:pPr>
            <w:ins w:id="265" w:author="Учетная запись Майкрософт" w:date="2026-09-29T13:54:00Z">
              <w:r>
                <w:rPr>
                  <w:lang w:val="en-US"/>
                </w:rPr>
                <w:t>1</w:t>
              </w:r>
            </w:ins>
          </w:p>
        </w:tc>
        <w:tc>
          <w:tcPr>
            <w:tcW w:w="567" w:type="dxa"/>
            <w:tcPrChange w:id="266" w:author="Учетная запись Майкрософт" w:date="2026-09-29T13:54:00Z">
              <w:tcPr>
                <w:tcW w:w="1557" w:type="dxa"/>
              </w:tcPr>
            </w:tcPrChange>
          </w:tcPr>
          <w:p w14:paraId="47F5BC9E" w14:textId="71719745" w:rsidR="00654577" w:rsidRPr="00654577" w:rsidRDefault="00654577">
            <w:pPr>
              <w:pStyle w:val="a3"/>
              <w:jc w:val="center"/>
              <w:rPr>
                <w:ins w:id="267" w:author="Учетная запись Майкрософт" w:date="2026-09-29T13:53:00Z"/>
                <w:lang w:val="en-US"/>
                <w:rPrChange w:id="268" w:author="Учетная запись Майкрософт" w:date="2026-09-29T13:54:00Z">
                  <w:rPr>
                    <w:ins w:id="269" w:author="Учетная запись Майкрософт" w:date="2026-09-29T13:53:00Z"/>
                  </w:rPr>
                </w:rPrChange>
              </w:rPr>
              <w:pPrChange w:id="270" w:author="Учетная запись Майкрософт" w:date="2026-09-29T13:56:00Z">
                <w:pPr>
                  <w:pStyle w:val="a3"/>
                </w:pPr>
              </w:pPrChange>
            </w:pPr>
            <w:ins w:id="271" w:author="Учетная запись Майкрософт" w:date="2026-09-29T13:54:00Z">
              <w:r>
                <w:rPr>
                  <w:lang w:val="en-US"/>
                </w:rPr>
                <w:t>1</w:t>
              </w:r>
            </w:ins>
          </w:p>
        </w:tc>
        <w:tc>
          <w:tcPr>
            <w:tcW w:w="2127" w:type="dxa"/>
            <w:tcPrChange w:id="272" w:author="Учетная запись Майкрософт" w:date="2026-09-29T13:54:00Z">
              <w:tcPr>
                <w:tcW w:w="1558" w:type="dxa"/>
              </w:tcPr>
            </w:tcPrChange>
          </w:tcPr>
          <w:p w14:paraId="3951C766" w14:textId="4197CD22" w:rsidR="00654577" w:rsidRPr="00654577" w:rsidRDefault="00654577">
            <w:pPr>
              <w:pStyle w:val="a3"/>
              <w:jc w:val="center"/>
              <w:rPr>
                <w:ins w:id="273" w:author="Учетная запись Майкрософт" w:date="2026-09-29T13:53:00Z"/>
                <w:lang w:val="en-US"/>
                <w:rPrChange w:id="274" w:author="Учетная запись Майкрософт" w:date="2026-09-29T13:55:00Z">
                  <w:rPr>
                    <w:ins w:id="275" w:author="Учетная запись Майкрософт" w:date="2026-09-29T13:53:00Z"/>
                  </w:rPr>
                </w:rPrChange>
              </w:rPr>
              <w:pPrChange w:id="276" w:author="Учетная запись Майкрософт" w:date="2026-09-29T13:56:00Z">
                <w:pPr>
                  <w:pStyle w:val="a3"/>
                </w:pPr>
              </w:pPrChange>
            </w:pPr>
            <w:ins w:id="277" w:author="Учетная запись Майкрософт" w:date="2026-09-29T13:55:00Z">
              <w:r>
                <w:rPr>
                  <w:lang w:val="en-US"/>
                </w:rPr>
                <w:t>0</w:t>
              </w:r>
            </w:ins>
          </w:p>
        </w:tc>
        <w:tc>
          <w:tcPr>
            <w:tcW w:w="2268" w:type="dxa"/>
            <w:tcPrChange w:id="278" w:author="Учетная запись Майкрософт" w:date="2026-09-29T13:54:00Z">
              <w:tcPr>
                <w:tcW w:w="1558" w:type="dxa"/>
              </w:tcPr>
            </w:tcPrChange>
          </w:tcPr>
          <w:p w14:paraId="115B7145" w14:textId="5CD73691" w:rsidR="00654577" w:rsidRPr="00654577" w:rsidRDefault="00654577">
            <w:pPr>
              <w:pStyle w:val="a3"/>
              <w:jc w:val="center"/>
              <w:rPr>
                <w:ins w:id="279" w:author="Учетная запись Майкрософт" w:date="2026-09-29T13:53:00Z"/>
                <w:lang w:val="en-US"/>
                <w:rPrChange w:id="280" w:author="Учетная запись Майкрософт" w:date="2026-09-29T13:55:00Z">
                  <w:rPr>
                    <w:ins w:id="281" w:author="Учетная запись Майкрософт" w:date="2026-09-29T13:53:00Z"/>
                  </w:rPr>
                </w:rPrChange>
              </w:rPr>
              <w:pPrChange w:id="282" w:author="Учетная запись Майкрософт" w:date="2026-09-29T13:56:00Z">
                <w:pPr>
                  <w:pStyle w:val="a3"/>
                </w:pPr>
              </w:pPrChange>
            </w:pPr>
            <w:ins w:id="283" w:author="Учетная запись Майкрософт" w:date="2026-09-29T13:55:00Z">
              <w:r>
                <w:rPr>
                  <w:lang w:val="en-US"/>
                </w:rPr>
                <w:t>0</w:t>
              </w:r>
            </w:ins>
          </w:p>
        </w:tc>
        <w:tc>
          <w:tcPr>
            <w:tcW w:w="3254" w:type="dxa"/>
            <w:tcPrChange w:id="284" w:author="Учетная запись Майкрософт" w:date="2026-09-29T13:54:00Z">
              <w:tcPr>
                <w:tcW w:w="1558" w:type="dxa"/>
              </w:tcPr>
            </w:tcPrChange>
          </w:tcPr>
          <w:p w14:paraId="7C15160A" w14:textId="3B3690B5" w:rsidR="00654577" w:rsidRPr="00654577" w:rsidRDefault="00654577">
            <w:pPr>
              <w:pStyle w:val="a3"/>
              <w:jc w:val="center"/>
              <w:rPr>
                <w:ins w:id="285" w:author="Учетная запись Майкрософт" w:date="2026-09-29T13:53:00Z"/>
                <w:lang w:val="en-US"/>
                <w:rPrChange w:id="286" w:author="Учетная запись Майкрософт" w:date="2026-09-29T13:55:00Z">
                  <w:rPr>
                    <w:ins w:id="287" w:author="Учетная запись Майкрософт" w:date="2026-09-29T13:53:00Z"/>
                  </w:rPr>
                </w:rPrChange>
              </w:rPr>
              <w:pPrChange w:id="288" w:author="Учетная запись Майкрософт" w:date="2026-09-29T13:56:00Z">
                <w:pPr>
                  <w:pStyle w:val="a3"/>
                </w:pPr>
              </w:pPrChange>
            </w:pPr>
            <w:ins w:id="289" w:author="Учетная запись Майкрософт" w:date="2026-09-29T13:55:00Z">
              <w:r>
                <w:rPr>
                  <w:lang w:val="en-US"/>
                </w:rPr>
                <w:t>0</w:t>
              </w:r>
            </w:ins>
          </w:p>
        </w:tc>
      </w:tr>
      <w:tr w:rsidR="00654577" w14:paraId="655FE225" w14:textId="77777777" w:rsidTr="00654577">
        <w:trPr>
          <w:ins w:id="290" w:author="Учетная запись Майкрософт" w:date="2026-09-29T13:53:00Z"/>
        </w:trPr>
        <w:tc>
          <w:tcPr>
            <w:tcW w:w="562" w:type="dxa"/>
            <w:tcPrChange w:id="291" w:author="Учетная запись Майкрософт" w:date="2026-09-29T13:54:00Z">
              <w:tcPr>
                <w:tcW w:w="1557" w:type="dxa"/>
              </w:tcPr>
            </w:tcPrChange>
          </w:tcPr>
          <w:p w14:paraId="7EFA6258" w14:textId="7C823E9B" w:rsidR="00654577" w:rsidRPr="00654577" w:rsidRDefault="00654577">
            <w:pPr>
              <w:pStyle w:val="a3"/>
              <w:jc w:val="center"/>
              <w:rPr>
                <w:ins w:id="292" w:author="Учетная запись Майкрософт" w:date="2026-09-29T13:53:00Z"/>
                <w:lang w:val="en-US"/>
                <w:rPrChange w:id="293" w:author="Учетная запись Майкрософт" w:date="2026-09-29T13:54:00Z">
                  <w:rPr>
                    <w:ins w:id="294" w:author="Учетная запись Майкрософт" w:date="2026-09-29T13:53:00Z"/>
                  </w:rPr>
                </w:rPrChange>
              </w:rPr>
              <w:pPrChange w:id="295" w:author="Учетная запись Майкрософт" w:date="2026-09-29T13:56:00Z">
                <w:pPr>
                  <w:pStyle w:val="a3"/>
                </w:pPr>
              </w:pPrChange>
            </w:pPr>
            <w:ins w:id="296" w:author="Учетная запись Майкрософт" w:date="2026-09-29T13:54:00Z">
              <w:r>
                <w:rPr>
                  <w:lang w:val="en-US"/>
                </w:rPr>
                <w:t>1</w:t>
              </w:r>
            </w:ins>
          </w:p>
        </w:tc>
        <w:tc>
          <w:tcPr>
            <w:tcW w:w="567" w:type="dxa"/>
            <w:tcPrChange w:id="297" w:author="Учетная запись Майкрософт" w:date="2026-09-29T13:54:00Z">
              <w:tcPr>
                <w:tcW w:w="1557" w:type="dxa"/>
              </w:tcPr>
            </w:tcPrChange>
          </w:tcPr>
          <w:p w14:paraId="669BC500" w14:textId="3D3B3501" w:rsidR="00654577" w:rsidRPr="00654577" w:rsidRDefault="00654577">
            <w:pPr>
              <w:pStyle w:val="a3"/>
              <w:jc w:val="center"/>
              <w:rPr>
                <w:ins w:id="298" w:author="Учетная запись Майкрософт" w:date="2026-09-29T13:53:00Z"/>
                <w:lang w:val="en-US"/>
                <w:rPrChange w:id="299" w:author="Учетная запись Майкрософт" w:date="2026-09-29T13:54:00Z">
                  <w:rPr>
                    <w:ins w:id="300" w:author="Учетная запись Майкрософт" w:date="2026-09-29T13:53:00Z"/>
                  </w:rPr>
                </w:rPrChange>
              </w:rPr>
              <w:pPrChange w:id="301" w:author="Учетная запись Майкрософт" w:date="2026-09-29T13:56:00Z">
                <w:pPr>
                  <w:pStyle w:val="a3"/>
                </w:pPr>
              </w:pPrChange>
            </w:pPr>
            <w:ins w:id="302" w:author="Учетная запись Майкрософт" w:date="2026-09-29T13:54:00Z">
              <w:r>
                <w:rPr>
                  <w:lang w:val="en-US"/>
                </w:rPr>
                <w:t>0</w:t>
              </w:r>
            </w:ins>
          </w:p>
        </w:tc>
        <w:tc>
          <w:tcPr>
            <w:tcW w:w="567" w:type="dxa"/>
            <w:tcPrChange w:id="303" w:author="Учетная запись Майкрософт" w:date="2026-09-29T13:54:00Z">
              <w:tcPr>
                <w:tcW w:w="1557" w:type="dxa"/>
              </w:tcPr>
            </w:tcPrChange>
          </w:tcPr>
          <w:p w14:paraId="00E174BC" w14:textId="2DC51426" w:rsidR="00654577" w:rsidRPr="00654577" w:rsidRDefault="00654577">
            <w:pPr>
              <w:pStyle w:val="a3"/>
              <w:jc w:val="center"/>
              <w:rPr>
                <w:ins w:id="304" w:author="Учетная запись Майкрософт" w:date="2026-09-29T13:53:00Z"/>
                <w:lang w:val="en-US"/>
                <w:rPrChange w:id="305" w:author="Учетная запись Майкрософт" w:date="2026-09-29T13:55:00Z">
                  <w:rPr>
                    <w:ins w:id="306" w:author="Учетная запись Майкрософт" w:date="2026-09-29T13:53:00Z"/>
                  </w:rPr>
                </w:rPrChange>
              </w:rPr>
              <w:pPrChange w:id="307" w:author="Учетная запись Майкрософт" w:date="2026-09-29T13:56:00Z">
                <w:pPr>
                  <w:pStyle w:val="a3"/>
                </w:pPr>
              </w:pPrChange>
            </w:pPr>
            <w:ins w:id="308" w:author="Учетная запись Майкрософт" w:date="2026-09-29T13:55:00Z">
              <w:r>
                <w:rPr>
                  <w:lang w:val="en-US"/>
                </w:rPr>
                <w:t>0</w:t>
              </w:r>
            </w:ins>
          </w:p>
        </w:tc>
        <w:tc>
          <w:tcPr>
            <w:tcW w:w="2127" w:type="dxa"/>
            <w:tcPrChange w:id="309" w:author="Учетная запись Майкрософт" w:date="2026-09-29T13:54:00Z">
              <w:tcPr>
                <w:tcW w:w="1558" w:type="dxa"/>
              </w:tcPr>
            </w:tcPrChange>
          </w:tcPr>
          <w:p w14:paraId="6447FAB4" w14:textId="77A56C16" w:rsidR="00654577" w:rsidRPr="00654577" w:rsidRDefault="00654577">
            <w:pPr>
              <w:pStyle w:val="a3"/>
              <w:jc w:val="center"/>
              <w:rPr>
                <w:ins w:id="310" w:author="Учетная запись Майкрософт" w:date="2026-09-29T13:53:00Z"/>
                <w:lang w:val="en-US"/>
                <w:rPrChange w:id="311" w:author="Учетная запись Майкрософт" w:date="2026-09-29T13:55:00Z">
                  <w:rPr>
                    <w:ins w:id="312" w:author="Учетная запись Майкрософт" w:date="2026-09-29T13:53:00Z"/>
                  </w:rPr>
                </w:rPrChange>
              </w:rPr>
              <w:pPrChange w:id="313" w:author="Учетная запись Майкрософт" w:date="2026-09-29T13:56:00Z">
                <w:pPr>
                  <w:pStyle w:val="a3"/>
                </w:pPr>
              </w:pPrChange>
            </w:pPr>
            <w:ins w:id="314" w:author="Учетная запись Майкрософт" w:date="2026-09-29T13:55:00Z">
              <w:r>
                <w:rPr>
                  <w:lang w:val="en-US"/>
                </w:rPr>
                <w:t>0</w:t>
              </w:r>
            </w:ins>
          </w:p>
        </w:tc>
        <w:tc>
          <w:tcPr>
            <w:tcW w:w="2268" w:type="dxa"/>
            <w:tcPrChange w:id="315" w:author="Учетная запись Майкрософт" w:date="2026-09-29T13:54:00Z">
              <w:tcPr>
                <w:tcW w:w="1558" w:type="dxa"/>
              </w:tcPr>
            </w:tcPrChange>
          </w:tcPr>
          <w:p w14:paraId="3869C440" w14:textId="4755532F" w:rsidR="00654577" w:rsidRPr="00654577" w:rsidRDefault="00654577">
            <w:pPr>
              <w:pStyle w:val="a3"/>
              <w:jc w:val="center"/>
              <w:rPr>
                <w:ins w:id="316" w:author="Учетная запись Майкрософт" w:date="2026-09-29T13:53:00Z"/>
                <w:lang w:val="en-US"/>
                <w:rPrChange w:id="317" w:author="Учетная запись Майкрософт" w:date="2026-09-29T13:55:00Z">
                  <w:rPr>
                    <w:ins w:id="318" w:author="Учетная запись Майкрософт" w:date="2026-09-29T13:53:00Z"/>
                  </w:rPr>
                </w:rPrChange>
              </w:rPr>
              <w:pPrChange w:id="319" w:author="Учетная запись Майкрософт" w:date="2026-09-29T13:56:00Z">
                <w:pPr>
                  <w:pStyle w:val="a3"/>
                </w:pPr>
              </w:pPrChange>
            </w:pPr>
            <w:ins w:id="320" w:author="Учетная запись Майкрософт" w:date="2026-09-29T13:55:00Z">
              <w:r>
                <w:rPr>
                  <w:lang w:val="en-US"/>
                </w:rPr>
                <w:t>1</w:t>
              </w:r>
            </w:ins>
          </w:p>
        </w:tc>
        <w:tc>
          <w:tcPr>
            <w:tcW w:w="3254" w:type="dxa"/>
            <w:tcPrChange w:id="321" w:author="Учетная запись Майкрософт" w:date="2026-09-29T13:54:00Z">
              <w:tcPr>
                <w:tcW w:w="1558" w:type="dxa"/>
              </w:tcPr>
            </w:tcPrChange>
          </w:tcPr>
          <w:p w14:paraId="4C9AB007" w14:textId="375A494B" w:rsidR="00654577" w:rsidRPr="00654577" w:rsidRDefault="00654577">
            <w:pPr>
              <w:pStyle w:val="a3"/>
              <w:jc w:val="center"/>
              <w:rPr>
                <w:ins w:id="322" w:author="Учетная запись Майкрософт" w:date="2026-09-29T13:53:00Z"/>
                <w:lang w:val="en-US"/>
                <w:rPrChange w:id="323" w:author="Учетная запись Майкрософт" w:date="2026-09-29T13:55:00Z">
                  <w:rPr>
                    <w:ins w:id="324" w:author="Учетная запись Майкрософт" w:date="2026-09-29T13:53:00Z"/>
                  </w:rPr>
                </w:rPrChange>
              </w:rPr>
              <w:pPrChange w:id="325" w:author="Учетная запись Майкрософт" w:date="2026-09-29T13:56:00Z">
                <w:pPr>
                  <w:pStyle w:val="a3"/>
                </w:pPr>
              </w:pPrChange>
            </w:pPr>
            <w:ins w:id="326" w:author="Учетная запись Майкрософт" w:date="2026-09-29T13:55:00Z">
              <w:r>
                <w:rPr>
                  <w:lang w:val="en-US"/>
                </w:rPr>
                <w:t>1</w:t>
              </w:r>
            </w:ins>
          </w:p>
        </w:tc>
      </w:tr>
      <w:tr w:rsidR="00654577" w14:paraId="2B4B4A86" w14:textId="77777777" w:rsidTr="00654577">
        <w:trPr>
          <w:ins w:id="327" w:author="Учетная запись Майкрософт" w:date="2026-09-29T13:53:00Z"/>
        </w:trPr>
        <w:tc>
          <w:tcPr>
            <w:tcW w:w="562" w:type="dxa"/>
            <w:tcPrChange w:id="328" w:author="Учетная запись Майкрософт" w:date="2026-09-29T13:54:00Z">
              <w:tcPr>
                <w:tcW w:w="1557" w:type="dxa"/>
              </w:tcPr>
            </w:tcPrChange>
          </w:tcPr>
          <w:p w14:paraId="2A738AF9" w14:textId="2BA8AB4F" w:rsidR="00654577" w:rsidRPr="00654577" w:rsidRDefault="00654577">
            <w:pPr>
              <w:pStyle w:val="a3"/>
              <w:jc w:val="center"/>
              <w:rPr>
                <w:ins w:id="329" w:author="Учетная запись Майкрософт" w:date="2026-09-29T13:53:00Z"/>
                <w:lang w:val="en-US"/>
                <w:rPrChange w:id="330" w:author="Учетная запись Майкрософт" w:date="2026-09-29T13:54:00Z">
                  <w:rPr>
                    <w:ins w:id="331" w:author="Учетная запись Майкрософт" w:date="2026-09-29T13:53:00Z"/>
                  </w:rPr>
                </w:rPrChange>
              </w:rPr>
              <w:pPrChange w:id="332" w:author="Учетная запись Майкрософт" w:date="2026-09-29T13:56:00Z">
                <w:pPr>
                  <w:pStyle w:val="a3"/>
                </w:pPr>
              </w:pPrChange>
            </w:pPr>
            <w:ins w:id="333" w:author="Учетная запись Майкрософт" w:date="2026-09-29T13:54:00Z">
              <w:r>
                <w:rPr>
                  <w:lang w:val="en-US"/>
                </w:rPr>
                <w:t>1</w:t>
              </w:r>
            </w:ins>
          </w:p>
        </w:tc>
        <w:tc>
          <w:tcPr>
            <w:tcW w:w="567" w:type="dxa"/>
            <w:tcPrChange w:id="334" w:author="Учетная запись Майкрософт" w:date="2026-09-29T13:54:00Z">
              <w:tcPr>
                <w:tcW w:w="1557" w:type="dxa"/>
              </w:tcPr>
            </w:tcPrChange>
          </w:tcPr>
          <w:p w14:paraId="2DA72AA8" w14:textId="236D3B83" w:rsidR="00654577" w:rsidRPr="00654577" w:rsidRDefault="00654577">
            <w:pPr>
              <w:pStyle w:val="a3"/>
              <w:jc w:val="center"/>
              <w:rPr>
                <w:ins w:id="335" w:author="Учетная запись Майкрософт" w:date="2026-09-29T13:53:00Z"/>
                <w:lang w:val="en-US"/>
                <w:rPrChange w:id="336" w:author="Учетная запись Майкрософт" w:date="2026-09-29T13:54:00Z">
                  <w:rPr>
                    <w:ins w:id="337" w:author="Учетная запись Майкрософт" w:date="2026-09-29T13:53:00Z"/>
                  </w:rPr>
                </w:rPrChange>
              </w:rPr>
              <w:pPrChange w:id="338" w:author="Учетная запись Майкрософт" w:date="2026-09-29T13:56:00Z">
                <w:pPr>
                  <w:pStyle w:val="a3"/>
                </w:pPr>
              </w:pPrChange>
            </w:pPr>
            <w:ins w:id="339" w:author="Учетная запись Майкрософт" w:date="2026-09-29T13:54:00Z">
              <w:r>
                <w:rPr>
                  <w:lang w:val="en-US"/>
                </w:rPr>
                <w:t>0</w:t>
              </w:r>
            </w:ins>
          </w:p>
        </w:tc>
        <w:tc>
          <w:tcPr>
            <w:tcW w:w="567" w:type="dxa"/>
            <w:tcPrChange w:id="340" w:author="Учетная запись Майкрософт" w:date="2026-09-29T13:54:00Z">
              <w:tcPr>
                <w:tcW w:w="1557" w:type="dxa"/>
              </w:tcPr>
            </w:tcPrChange>
          </w:tcPr>
          <w:p w14:paraId="011C2B5A" w14:textId="7CA2C6CC" w:rsidR="00654577" w:rsidRPr="00654577" w:rsidRDefault="00654577">
            <w:pPr>
              <w:pStyle w:val="a3"/>
              <w:jc w:val="center"/>
              <w:rPr>
                <w:ins w:id="341" w:author="Учетная запись Майкрософт" w:date="2026-09-29T13:53:00Z"/>
                <w:lang w:val="en-US"/>
                <w:rPrChange w:id="342" w:author="Учетная запись Майкрософт" w:date="2026-09-29T13:55:00Z">
                  <w:rPr>
                    <w:ins w:id="343" w:author="Учетная запись Майкрософт" w:date="2026-09-29T13:53:00Z"/>
                  </w:rPr>
                </w:rPrChange>
              </w:rPr>
              <w:pPrChange w:id="344" w:author="Учетная запись Майкрософт" w:date="2026-09-29T13:56:00Z">
                <w:pPr>
                  <w:pStyle w:val="a3"/>
                </w:pPr>
              </w:pPrChange>
            </w:pPr>
            <w:ins w:id="345" w:author="Учетная запись Майкрософт" w:date="2026-09-29T13:55:00Z">
              <w:r>
                <w:rPr>
                  <w:lang w:val="en-US"/>
                </w:rPr>
                <w:t>1</w:t>
              </w:r>
            </w:ins>
          </w:p>
        </w:tc>
        <w:tc>
          <w:tcPr>
            <w:tcW w:w="2127" w:type="dxa"/>
            <w:tcPrChange w:id="346" w:author="Учетная запись Майкрософт" w:date="2026-09-29T13:54:00Z">
              <w:tcPr>
                <w:tcW w:w="1558" w:type="dxa"/>
              </w:tcPr>
            </w:tcPrChange>
          </w:tcPr>
          <w:p w14:paraId="30B7D7A4" w14:textId="203086EC" w:rsidR="00654577" w:rsidRPr="00654577" w:rsidRDefault="00654577">
            <w:pPr>
              <w:pStyle w:val="a3"/>
              <w:jc w:val="center"/>
              <w:rPr>
                <w:ins w:id="347" w:author="Учетная запись Майкрософт" w:date="2026-09-29T13:53:00Z"/>
                <w:lang w:val="en-US"/>
                <w:rPrChange w:id="348" w:author="Учетная запись Майкрософт" w:date="2026-09-29T13:55:00Z">
                  <w:rPr>
                    <w:ins w:id="349" w:author="Учетная запись Майкрософт" w:date="2026-09-29T13:53:00Z"/>
                  </w:rPr>
                </w:rPrChange>
              </w:rPr>
              <w:pPrChange w:id="350" w:author="Учетная запись Майкрософт" w:date="2026-09-29T13:56:00Z">
                <w:pPr>
                  <w:pStyle w:val="a3"/>
                </w:pPr>
              </w:pPrChange>
            </w:pPr>
            <w:ins w:id="351" w:author="Учетная запись Майкрософт" w:date="2026-09-29T13:55:00Z">
              <w:r>
                <w:rPr>
                  <w:lang w:val="en-US"/>
                </w:rPr>
                <w:t>0</w:t>
              </w:r>
            </w:ins>
          </w:p>
        </w:tc>
        <w:tc>
          <w:tcPr>
            <w:tcW w:w="2268" w:type="dxa"/>
            <w:tcPrChange w:id="352" w:author="Учетная запись Майкрософт" w:date="2026-09-29T13:54:00Z">
              <w:tcPr>
                <w:tcW w:w="1558" w:type="dxa"/>
              </w:tcPr>
            </w:tcPrChange>
          </w:tcPr>
          <w:p w14:paraId="17D86E0C" w14:textId="2F650B3D" w:rsidR="00654577" w:rsidRPr="00654577" w:rsidRDefault="00654577">
            <w:pPr>
              <w:pStyle w:val="a3"/>
              <w:jc w:val="center"/>
              <w:rPr>
                <w:ins w:id="353" w:author="Учетная запись Майкрософт" w:date="2026-09-29T13:53:00Z"/>
                <w:lang w:val="en-US"/>
                <w:rPrChange w:id="354" w:author="Учетная запись Майкрософт" w:date="2026-09-29T13:55:00Z">
                  <w:rPr>
                    <w:ins w:id="355" w:author="Учетная запись Майкрософт" w:date="2026-09-29T13:53:00Z"/>
                  </w:rPr>
                </w:rPrChange>
              </w:rPr>
              <w:pPrChange w:id="356" w:author="Учетная запись Майкрософт" w:date="2026-09-29T13:56:00Z">
                <w:pPr>
                  <w:pStyle w:val="a3"/>
                </w:pPr>
              </w:pPrChange>
            </w:pPr>
            <w:ins w:id="357" w:author="Учетная запись Майкрософт" w:date="2026-09-29T13:55:00Z">
              <w:r>
                <w:rPr>
                  <w:lang w:val="en-US"/>
                </w:rPr>
                <w:t>0</w:t>
              </w:r>
            </w:ins>
          </w:p>
        </w:tc>
        <w:tc>
          <w:tcPr>
            <w:tcW w:w="3254" w:type="dxa"/>
            <w:tcPrChange w:id="358" w:author="Учетная запись Майкрософт" w:date="2026-09-29T13:54:00Z">
              <w:tcPr>
                <w:tcW w:w="1558" w:type="dxa"/>
              </w:tcPr>
            </w:tcPrChange>
          </w:tcPr>
          <w:p w14:paraId="65027B91" w14:textId="1DBA9E69" w:rsidR="00654577" w:rsidRPr="00654577" w:rsidRDefault="00654577">
            <w:pPr>
              <w:pStyle w:val="a3"/>
              <w:jc w:val="center"/>
              <w:rPr>
                <w:ins w:id="359" w:author="Учетная запись Майкрософт" w:date="2026-09-29T13:53:00Z"/>
                <w:lang w:val="en-US"/>
                <w:rPrChange w:id="360" w:author="Учетная запись Майкрософт" w:date="2026-09-29T13:55:00Z">
                  <w:rPr>
                    <w:ins w:id="361" w:author="Учетная запись Майкрософт" w:date="2026-09-29T13:53:00Z"/>
                  </w:rPr>
                </w:rPrChange>
              </w:rPr>
              <w:pPrChange w:id="362" w:author="Учетная запись Майкрософт" w:date="2026-09-29T13:56:00Z">
                <w:pPr>
                  <w:pStyle w:val="a3"/>
                </w:pPr>
              </w:pPrChange>
            </w:pPr>
            <w:ins w:id="363" w:author="Учетная запись Майкрософт" w:date="2026-09-29T13:55:00Z">
              <w:r>
                <w:rPr>
                  <w:lang w:val="en-US"/>
                </w:rPr>
                <w:t>0</w:t>
              </w:r>
            </w:ins>
          </w:p>
        </w:tc>
      </w:tr>
      <w:tr w:rsidR="00654577" w14:paraId="3FC78927" w14:textId="77777777" w:rsidTr="00654577">
        <w:trPr>
          <w:ins w:id="364" w:author="Учетная запись Майкрософт" w:date="2026-09-29T13:53:00Z"/>
        </w:trPr>
        <w:tc>
          <w:tcPr>
            <w:tcW w:w="562" w:type="dxa"/>
            <w:tcPrChange w:id="365" w:author="Учетная запись Майкрософт" w:date="2026-09-29T13:54:00Z">
              <w:tcPr>
                <w:tcW w:w="1557" w:type="dxa"/>
              </w:tcPr>
            </w:tcPrChange>
          </w:tcPr>
          <w:p w14:paraId="0276B493" w14:textId="00C0B7DD" w:rsidR="00654577" w:rsidRPr="00654577" w:rsidRDefault="00654577">
            <w:pPr>
              <w:pStyle w:val="a3"/>
              <w:jc w:val="center"/>
              <w:rPr>
                <w:ins w:id="366" w:author="Учетная запись Майкрософт" w:date="2026-09-29T13:53:00Z"/>
                <w:lang w:val="en-US"/>
                <w:rPrChange w:id="367" w:author="Учетная запись Майкрософт" w:date="2026-09-29T13:54:00Z">
                  <w:rPr>
                    <w:ins w:id="368" w:author="Учетная запись Майкрософт" w:date="2026-09-29T13:53:00Z"/>
                  </w:rPr>
                </w:rPrChange>
              </w:rPr>
              <w:pPrChange w:id="369" w:author="Учетная запись Майкрософт" w:date="2026-09-29T13:56:00Z">
                <w:pPr>
                  <w:pStyle w:val="a3"/>
                </w:pPr>
              </w:pPrChange>
            </w:pPr>
            <w:ins w:id="370" w:author="Учетная запись Майкрософт" w:date="2026-09-29T13:54:00Z">
              <w:r>
                <w:rPr>
                  <w:lang w:val="en-US"/>
                </w:rPr>
                <w:t>1</w:t>
              </w:r>
            </w:ins>
          </w:p>
        </w:tc>
        <w:tc>
          <w:tcPr>
            <w:tcW w:w="567" w:type="dxa"/>
            <w:tcPrChange w:id="371" w:author="Учетная запись Майкрософт" w:date="2026-09-29T13:54:00Z">
              <w:tcPr>
                <w:tcW w:w="1557" w:type="dxa"/>
              </w:tcPr>
            </w:tcPrChange>
          </w:tcPr>
          <w:p w14:paraId="1EFA203B" w14:textId="3090CEDB" w:rsidR="00654577" w:rsidRPr="00654577" w:rsidRDefault="00654577">
            <w:pPr>
              <w:pStyle w:val="a3"/>
              <w:jc w:val="center"/>
              <w:rPr>
                <w:ins w:id="372" w:author="Учетная запись Майкрософт" w:date="2026-09-29T13:53:00Z"/>
                <w:lang w:val="en-US"/>
                <w:rPrChange w:id="373" w:author="Учетная запись Майкрософт" w:date="2026-09-29T13:54:00Z">
                  <w:rPr>
                    <w:ins w:id="374" w:author="Учетная запись Майкрософт" w:date="2026-09-29T13:53:00Z"/>
                  </w:rPr>
                </w:rPrChange>
              </w:rPr>
              <w:pPrChange w:id="375" w:author="Учетная запись Майкрософт" w:date="2026-09-29T13:56:00Z">
                <w:pPr>
                  <w:pStyle w:val="a3"/>
                </w:pPr>
              </w:pPrChange>
            </w:pPr>
            <w:ins w:id="376" w:author="Учетная запись Майкрософт" w:date="2026-09-29T13:54:00Z">
              <w:r>
                <w:rPr>
                  <w:lang w:val="en-US"/>
                </w:rPr>
                <w:t>1</w:t>
              </w:r>
            </w:ins>
          </w:p>
        </w:tc>
        <w:tc>
          <w:tcPr>
            <w:tcW w:w="567" w:type="dxa"/>
            <w:tcPrChange w:id="377" w:author="Учетная запись Майкрософт" w:date="2026-09-29T13:54:00Z">
              <w:tcPr>
                <w:tcW w:w="1557" w:type="dxa"/>
              </w:tcPr>
            </w:tcPrChange>
          </w:tcPr>
          <w:p w14:paraId="7CB32D15" w14:textId="0BB18DE1" w:rsidR="00654577" w:rsidRPr="00654577" w:rsidRDefault="00654577">
            <w:pPr>
              <w:pStyle w:val="a3"/>
              <w:jc w:val="center"/>
              <w:rPr>
                <w:ins w:id="378" w:author="Учетная запись Майкрософт" w:date="2026-09-29T13:53:00Z"/>
                <w:lang w:val="en-US"/>
                <w:rPrChange w:id="379" w:author="Учетная запись Майкрософт" w:date="2026-09-29T13:55:00Z">
                  <w:rPr>
                    <w:ins w:id="380" w:author="Учетная запись Майкрософт" w:date="2026-09-29T13:53:00Z"/>
                  </w:rPr>
                </w:rPrChange>
              </w:rPr>
              <w:pPrChange w:id="381" w:author="Учетная запись Майкрософт" w:date="2026-09-29T13:56:00Z">
                <w:pPr>
                  <w:pStyle w:val="a3"/>
                </w:pPr>
              </w:pPrChange>
            </w:pPr>
            <w:ins w:id="382" w:author="Учетная запись Майкрософт" w:date="2026-09-29T13:55:00Z">
              <w:r>
                <w:rPr>
                  <w:lang w:val="en-US"/>
                </w:rPr>
                <w:t>0</w:t>
              </w:r>
            </w:ins>
          </w:p>
        </w:tc>
        <w:tc>
          <w:tcPr>
            <w:tcW w:w="2127" w:type="dxa"/>
            <w:tcPrChange w:id="383" w:author="Учетная запись Майкрософт" w:date="2026-09-29T13:54:00Z">
              <w:tcPr>
                <w:tcW w:w="1558" w:type="dxa"/>
              </w:tcPr>
            </w:tcPrChange>
          </w:tcPr>
          <w:p w14:paraId="00D57193" w14:textId="00B4DA30" w:rsidR="00654577" w:rsidRPr="00654577" w:rsidRDefault="00654577">
            <w:pPr>
              <w:pStyle w:val="a3"/>
              <w:jc w:val="center"/>
              <w:rPr>
                <w:ins w:id="384" w:author="Учетная запись Майкрософт" w:date="2026-09-29T13:53:00Z"/>
                <w:lang w:val="en-US"/>
                <w:rPrChange w:id="385" w:author="Учетная запись Майкрософт" w:date="2026-09-29T13:55:00Z">
                  <w:rPr>
                    <w:ins w:id="386" w:author="Учетная запись Майкрософт" w:date="2026-09-29T13:53:00Z"/>
                  </w:rPr>
                </w:rPrChange>
              </w:rPr>
              <w:pPrChange w:id="387" w:author="Учетная запись Майкрософт" w:date="2026-09-29T13:56:00Z">
                <w:pPr>
                  <w:pStyle w:val="a3"/>
                </w:pPr>
              </w:pPrChange>
            </w:pPr>
            <w:ins w:id="388" w:author="Учетная запись Майкрософт" w:date="2026-09-29T13:55:00Z">
              <w:r>
                <w:rPr>
                  <w:lang w:val="en-US"/>
                </w:rPr>
                <w:t>1</w:t>
              </w:r>
            </w:ins>
          </w:p>
        </w:tc>
        <w:tc>
          <w:tcPr>
            <w:tcW w:w="2268" w:type="dxa"/>
            <w:tcPrChange w:id="389" w:author="Учетная запись Майкрософт" w:date="2026-09-29T13:54:00Z">
              <w:tcPr>
                <w:tcW w:w="1558" w:type="dxa"/>
              </w:tcPr>
            </w:tcPrChange>
          </w:tcPr>
          <w:p w14:paraId="1772BA18" w14:textId="526D02D8" w:rsidR="00654577" w:rsidRPr="00654577" w:rsidRDefault="00654577">
            <w:pPr>
              <w:pStyle w:val="a3"/>
              <w:jc w:val="center"/>
              <w:rPr>
                <w:ins w:id="390" w:author="Учетная запись Майкрософт" w:date="2026-09-29T13:53:00Z"/>
                <w:lang w:val="en-US"/>
                <w:rPrChange w:id="391" w:author="Учетная запись Майкрософт" w:date="2026-09-29T13:55:00Z">
                  <w:rPr>
                    <w:ins w:id="392" w:author="Учетная запись Майкрософт" w:date="2026-09-29T13:53:00Z"/>
                  </w:rPr>
                </w:rPrChange>
              </w:rPr>
              <w:pPrChange w:id="393" w:author="Учетная запись Майкрософт" w:date="2026-09-29T13:56:00Z">
                <w:pPr>
                  <w:pStyle w:val="a3"/>
                </w:pPr>
              </w:pPrChange>
            </w:pPr>
            <w:ins w:id="394" w:author="Учетная запись Майкрософт" w:date="2026-09-29T13:55:00Z">
              <w:r>
                <w:rPr>
                  <w:lang w:val="en-US"/>
                </w:rPr>
                <w:t>1</w:t>
              </w:r>
            </w:ins>
          </w:p>
        </w:tc>
        <w:tc>
          <w:tcPr>
            <w:tcW w:w="3254" w:type="dxa"/>
            <w:tcPrChange w:id="395" w:author="Учетная запись Майкрософт" w:date="2026-09-29T13:54:00Z">
              <w:tcPr>
                <w:tcW w:w="1558" w:type="dxa"/>
              </w:tcPr>
            </w:tcPrChange>
          </w:tcPr>
          <w:p w14:paraId="2759EC36" w14:textId="1B5BE5A8" w:rsidR="00654577" w:rsidRPr="00654577" w:rsidRDefault="00654577">
            <w:pPr>
              <w:pStyle w:val="a3"/>
              <w:jc w:val="center"/>
              <w:rPr>
                <w:ins w:id="396" w:author="Учетная запись Майкрософт" w:date="2026-09-29T13:53:00Z"/>
                <w:lang w:val="en-US"/>
                <w:rPrChange w:id="397" w:author="Учетная запись Майкрософт" w:date="2026-09-29T13:55:00Z">
                  <w:rPr>
                    <w:ins w:id="398" w:author="Учетная запись Майкрософт" w:date="2026-09-29T13:53:00Z"/>
                  </w:rPr>
                </w:rPrChange>
              </w:rPr>
              <w:pPrChange w:id="399" w:author="Учетная запись Майкрософт" w:date="2026-09-29T13:56:00Z">
                <w:pPr>
                  <w:pStyle w:val="a3"/>
                </w:pPr>
              </w:pPrChange>
            </w:pPr>
            <w:ins w:id="400" w:author="Учетная запись Майкрософт" w:date="2026-09-29T13:55:00Z">
              <w:r>
                <w:rPr>
                  <w:lang w:val="en-US"/>
                </w:rPr>
                <w:t>1</w:t>
              </w:r>
            </w:ins>
          </w:p>
        </w:tc>
      </w:tr>
      <w:tr w:rsidR="00654577" w14:paraId="37FA9C4F" w14:textId="77777777" w:rsidTr="00654577">
        <w:trPr>
          <w:ins w:id="401" w:author="Учетная запись Майкрософт" w:date="2026-09-29T13:53:00Z"/>
        </w:trPr>
        <w:tc>
          <w:tcPr>
            <w:tcW w:w="562" w:type="dxa"/>
            <w:tcPrChange w:id="402" w:author="Учетная запись Майкрософт" w:date="2026-09-29T13:54:00Z">
              <w:tcPr>
                <w:tcW w:w="1557" w:type="dxa"/>
              </w:tcPr>
            </w:tcPrChange>
          </w:tcPr>
          <w:p w14:paraId="64E581D5" w14:textId="70A024D5" w:rsidR="00654577" w:rsidRPr="00654577" w:rsidRDefault="00654577">
            <w:pPr>
              <w:pStyle w:val="a3"/>
              <w:jc w:val="center"/>
              <w:rPr>
                <w:ins w:id="403" w:author="Учетная запись Майкрософт" w:date="2026-09-29T13:53:00Z"/>
                <w:lang w:val="en-US"/>
                <w:rPrChange w:id="404" w:author="Учетная запись Майкрософт" w:date="2026-09-29T13:54:00Z">
                  <w:rPr>
                    <w:ins w:id="405" w:author="Учетная запись Майкрософт" w:date="2026-09-29T13:53:00Z"/>
                  </w:rPr>
                </w:rPrChange>
              </w:rPr>
              <w:pPrChange w:id="406" w:author="Учетная запись Майкрософт" w:date="2026-09-29T13:56:00Z">
                <w:pPr>
                  <w:pStyle w:val="a3"/>
                </w:pPr>
              </w:pPrChange>
            </w:pPr>
            <w:ins w:id="407" w:author="Учетная запись Майкрософт" w:date="2026-09-29T13:54:00Z">
              <w:r>
                <w:rPr>
                  <w:lang w:val="en-US"/>
                </w:rPr>
                <w:t>1</w:t>
              </w:r>
            </w:ins>
          </w:p>
        </w:tc>
        <w:tc>
          <w:tcPr>
            <w:tcW w:w="567" w:type="dxa"/>
            <w:tcPrChange w:id="408" w:author="Учетная запись Майкрософт" w:date="2026-09-29T13:54:00Z">
              <w:tcPr>
                <w:tcW w:w="1557" w:type="dxa"/>
              </w:tcPr>
            </w:tcPrChange>
          </w:tcPr>
          <w:p w14:paraId="53B2B6AC" w14:textId="3E5C7F3A" w:rsidR="00654577" w:rsidRPr="00654577" w:rsidRDefault="00654577">
            <w:pPr>
              <w:pStyle w:val="a3"/>
              <w:jc w:val="center"/>
              <w:rPr>
                <w:ins w:id="409" w:author="Учетная запись Майкрософт" w:date="2026-09-29T13:53:00Z"/>
                <w:lang w:val="en-US"/>
                <w:rPrChange w:id="410" w:author="Учетная запись Майкрософт" w:date="2026-09-29T13:54:00Z">
                  <w:rPr>
                    <w:ins w:id="411" w:author="Учетная запись Майкрософт" w:date="2026-09-29T13:53:00Z"/>
                  </w:rPr>
                </w:rPrChange>
              </w:rPr>
              <w:pPrChange w:id="412" w:author="Учетная запись Майкрософт" w:date="2026-09-29T13:56:00Z">
                <w:pPr>
                  <w:pStyle w:val="a3"/>
                </w:pPr>
              </w:pPrChange>
            </w:pPr>
            <w:ins w:id="413" w:author="Учетная запись Майкрософт" w:date="2026-09-29T13:54:00Z">
              <w:r>
                <w:rPr>
                  <w:lang w:val="en-US"/>
                </w:rPr>
                <w:t>1</w:t>
              </w:r>
            </w:ins>
          </w:p>
        </w:tc>
        <w:tc>
          <w:tcPr>
            <w:tcW w:w="567" w:type="dxa"/>
            <w:tcPrChange w:id="414" w:author="Учетная запись Майкрософт" w:date="2026-09-29T13:54:00Z">
              <w:tcPr>
                <w:tcW w:w="1557" w:type="dxa"/>
              </w:tcPr>
            </w:tcPrChange>
          </w:tcPr>
          <w:p w14:paraId="0A16CCB7" w14:textId="359C9754" w:rsidR="00654577" w:rsidRPr="00654577" w:rsidRDefault="00654577">
            <w:pPr>
              <w:pStyle w:val="a3"/>
              <w:jc w:val="center"/>
              <w:rPr>
                <w:ins w:id="415" w:author="Учетная запись Майкрософт" w:date="2026-09-29T13:53:00Z"/>
                <w:lang w:val="en-US"/>
                <w:rPrChange w:id="416" w:author="Учетная запись Майкрософт" w:date="2026-09-29T13:55:00Z">
                  <w:rPr>
                    <w:ins w:id="417" w:author="Учетная запись Майкрософт" w:date="2026-09-29T13:53:00Z"/>
                  </w:rPr>
                </w:rPrChange>
              </w:rPr>
              <w:pPrChange w:id="418" w:author="Учетная запись Майкрософт" w:date="2026-09-29T13:56:00Z">
                <w:pPr>
                  <w:pStyle w:val="a3"/>
                </w:pPr>
              </w:pPrChange>
            </w:pPr>
            <w:ins w:id="419" w:author="Учетная запись Майкрософт" w:date="2026-09-29T13:55:00Z">
              <w:r>
                <w:rPr>
                  <w:lang w:val="en-US"/>
                </w:rPr>
                <w:t>1</w:t>
              </w:r>
            </w:ins>
          </w:p>
        </w:tc>
        <w:tc>
          <w:tcPr>
            <w:tcW w:w="2127" w:type="dxa"/>
            <w:tcPrChange w:id="420" w:author="Учетная запись Майкрософт" w:date="2026-09-29T13:54:00Z">
              <w:tcPr>
                <w:tcW w:w="1558" w:type="dxa"/>
              </w:tcPr>
            </w:tcPrChange>
          </w:tcPr>
          <w:p w14:paraId="27B82EFF" w14:textId="35231DBC" w:rsidR="00654577" w:rsidRPr="00654577" w:rsidRDefault="00654577">
            <w:pPr>
              <w:pStyle w:val="a3"/>
              <w:jc w:val="center"/>
              <w:rPr>
                <w:ins w:id="421" w:author="Учетная запись Майкрософт" w:date="2026-09-29T13:53:00Z"/>
                <w:lang w:val="en-US"/>
                <w:rPrChange w:id="422" w:author="Учетная запись Майкрософт" w:date="2026-09-29T13:55:00Z">
                  <w:rPr>
                    <w:ins w:id="423" w:author="Учетная запись Майкрософт" w:date="2026-09-29T13:53:00Z"/>
                  </w:rPr>
                </w:rPrChange>
              </w:rPr>
              <w:pPrChange w:id="424" w:author="Учетная запись Майкрософт" w:date="2026-09-29T13:56:00Z">
                <w:pPr>
                  <w:pStyle w:val="a3"/>
                </w:pPr>
              </w:pPrChange>
            </w:pPr>
            <w:ins w:id="425" w:author="Учетная запись Майкрософт" w:date="2026-09-29T13:55:00Z">
              <w:r>
                <w:rPr>
                  <w:lang w:val="en-US"/>
                </w:rPr>
                <w:t>1</w:t>
              </w:r>
            </w:ins>
          </w:p>
        </w:tc>
        <w:tc>
          <w:tcPr>
            <w:tcW w:w="2268" w:type="dxa"/>
            <w:tcPrChange w:id="426" w:author="Учетная запись Майкрософт" w:date="2026-09-29T13:54:00Z">
              <w:tcPr>
                <w:tcW w:w="1558" w:type="dxa"/>
              </w:tcPr>
            </w:tcPrChange>
          </w:tcPr>
          <w:p w14:paraId="5FEFAE0C" w14:textId="3B12F096" w:rsidR="00654577" w:rsidRPr="00654577" w:rsidRDefault="00654577">
            <w:pPr>
              <w:pStyle w:val="a3"/>
              <w:jc w:val="center"/>
              <w:rPr>
                <w:ins w:id="427" w:author="Учетная запись Майкрософт" w:date="2026-09-29T13:53:00Z"/>
                <w:lang w:val="en-US"/>
                <w:rPrChange w:id="428" w:author="Учетная запись Майкрософт" w:date="2026-09-29T13:55:00Z">
                  <w:rPr>
                    <w:ins w:id="429" w:author="Учетная запись Майкрософт" w:date="2026-09-29T13:53:00Z"/>
                  </w:rPr>
                </w:rPrChange>
              </w:rPr>
              <w:pPrChange w:id="430" w:author="Учетная запись Майкрософт" w:date="2026-09-29T13:56:00Z">
                <w:pPr>
                  <w:pStyle w:val="a3"/>
                </w:pPr>
              </w:pPrChange>
            </w:pPr>
            <w:ins w:id="431" w:author="Учетная запись Майкрософт" w:date="2026-09-29T13:55:00Z">
              <w:r>
                <w:rPr>
                  <w:lang w:val="en-US"/>
                </w:rPr>
                <w:t>0</w:t>
              </w:r>
            </w:ins>
          </w:p>
        </w:tc>
        <w:tc>
          <w:tcPr>
            <w:tcW w:w="3254" w:type="dxa"/>
            <w:tcPrChange w:id="432" w:author="Учетная запись Майкрософт" w:date="2026-09-29T13:54:00Z">
              <w:tcPr>
                <w:tcW w:w="1558" w:type="dxa"/>
              </w:tcPr>
            </w:tcPrChange>
          </w:tcPr>
          <w:p w14:paraId="08F4F228" w14:textId="2F862AC2" w:rsidR="00654577" w:rsidRPr="00654577" w:rsidRDefault="00654577">
            <w:pPr>
              <w:pStyle w:val="a3"/>
              <w:jc w:val="center"/>
              <w:rPr>
                <w:ins w:id="433" w:author="Учетная запись Майкрософт" w:date="2026-09-29T13:53:00Z"/>
                <w:lang w:val="en-US"/>
                <w:rPrChange w:id="434" w:author="Учетная запись Майкрософт" w:date="2026-09-29T13:55:00Z">
                  <w:rPr>
                    <w:ins w:id="435" w:author="Учетная запись Майкрософт" w:date="2026-09-29T13:53:00Z"/>
                  </w:rPr>
                </w:rPrChange>
              </w:rPr>
              <w:pPrChange w:id="436" w:author="Учетная запись Майкрософт" w:date="2026-09-29T13:56:00Z">
                <w:pPr>
                  <w:pStyle w:val="a3"/>
                </w:pPr>
              </w:pPrChange>
            </w:pPr>
            <w:ins w:id="437" w:author="Учетная запись Майкрософт" w:date="2026-09-29T13:55:00Z">
              <w:r>
                <w:rPr>
                  <w:lang w:val="en-US"/>
                </w:rPr>
                <w:t>1</w:t>
              </w:r>
            </w:ins>
          </w:p>
        </w:tc>
      </w:tr>
    </w:tbl>
    <w:p w14:paraId="49232E51" w14:textId="77777777" w:rsidR="00654577" w:rsidRDefault="005E5381" w:rsidP="005E5381">
      <w:pPr>
        <w:pStyle w:val="a3"/>
        <w:rPr>
          <w:ins w:id="438" w:author="Учетная запись Майкрософт" w:date="2026-09-29T13:56:00Z"/>
        </w:rPr>
      </w:pPr>
      <w:r>
        <w:br/>
        <w:t>Б4. Запишите логическую функцию, которую реализует схема: два входа A и B подаются на элемент И, результат — на элемент НЕ.</w:t>
      </w:r>
    </w:p>
    <w:p w14:paraId="01B88099" w14:textId="77777777" w:rsidR="00654577" w:rsidRPr="00654577" w:rsidRDefault="00654577">
      <w:pPr>
        <w:pStyle w:val="a3"/>
        <w:jc w:val="center"/>
        <w:rPr>
          <w:ins w:id="439" w:author="Учетная запись Майкрософт" w:date="2026-09-29T13:58:00Z"/>
          <w:b/>
          <w:rPrChange w:id="440" w:author="Учетная запись Майкрософт" w:date="2026-09-29T14:00:00Z">
            <w:rPr>
              <w:ins w:id="441" w:author="Учетная запись Майкрософт" w:date="2026-09-29T13:58:00Z"/>
            </w:rPr>
          </w:rPrChange>
        </w:rPr>
        <w:pPrChange w:id="442" w:author="Учетная запись Майкрософт" w:date="2026-09-29T14:00:00Z">
          <w:pPr>
            <w:pStyle w:val="a3"/>
          </w:pPr>
        </w:pPrChange>
      </w:pPr>
      <w:ins w:id="443" w:author="Учетная запись Майкрософт" w:date="2026-09-29T13:57:00Z">
        <w:r w:rsidRPr="00654577">
          <w:rPr>
            <w:highlight w:val="cyan"/>
            <w:rPrChange w:id="444" w:author="Учетная запись Майкрософт" w:date="2026-09-29T13:58:00Z">
              <w:rPr/>
            </w:rPrChange>
          </w:rPr>
          <w:t>Функция</w:t>
        </w:r>
        <w:r w:rsidRPr="00654577">
          <w:rPr>
            <w:highlight w:val="cyan"/>
            <w:lang w:val="en-US"/>
            <w:rPrChange w:id="445" w:author="Учетная запись Майкрософт" w:date="2026-09-29T13:58:00Z">
              <w:rPr/>
            </w:rPrChange>
          </w:rPr>
          <w:t xml:space="preserve"> = </w:t>
        </w:r>
        <w:r w:rsidRPr="00654577">
          <w:rPr>
            <w:highlight w:val="cyan"/>
            <w:lang w:val="en-US"/>
            <w:rPrChange w:id="446" w:author="Учетная запись Майкрософт" w:date="2026-09-29T13:58:00Z">
              <w:rPr>
                <w:lang w:val="en-US"/>
              </w:rPr>
            </w:rPrChange>
          </w:rPr>
          <w:t>no(A&amp;B)</w:t>
        </w:r>
      </w:ins>
      <w:r w:rsidR="005E5381" w:rsidRPr="00654577">
        <w:rPr>
          <w:lang w:val="en-US"/>
          <w:rPrChange w:id="447" w:author="Учетная запись Майкрософт" w:date="2026-09-29T13:57:00Z">
            <w:rPr/>
          </w:rPrChange>
        </w:rPr>
        <w:br/>
      </w:r>
      <w:r w:rsidR="005E5381" w:rsidRPr="00654577">
        <w:rPr>
          <w:lang w:val="en-US"/>
          <w:rPrChange w:id="448" w:author="Учетная запись Майкрософт" w:date="2026-09-29T13:57:00Z">
            <w:rPr/>
          </w:rPrChange>
        </w:rPr>
        <w:br/>
      </w:r>
      <w:r w:rsidR="005E5381">
        <w:t>Б</w:t>
      </w:r>
      <w:r w:rsidR="005E5381" w:rsidRPr="00654577">
        <w:rPr>
          <w:lang w:val="en-US"/>
          <w:rPrChange w:id="449" w:author="Учетная запись Майкрософт" w:date="2026-09-29T13:57:00Z">
            <w:rPr/>
          </w:rPrChange>
        </w:rPr>
        <w:t xml:space="preserve">5. </w:t>
      </w:r>
      <w:r w:rsidR="005E5381">
        <w:t>Составьте таблицу сложения одноразрядных двоичных чисел (таблицу истинности полусумматора) и укажите логические выражения для S и P.</w:t>
      </w:r>
      <w:r w:rsidR="005E5381">
        <w:br/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654577" w:rsidRPr="00654577" w14:paraId="3BB765F5" w14:textId="77777777" w:rsidTr="00654577">
        <w:trPr>
          <w:ins w:id="450" w:author="Учетная запись Майкрософт" w:date="2026-09-29T13:58:00Z"/>
        </w:trPr>
        <w:tc>
          <w:tcPr>
            <w:tcW w:w="2336" w:type="dxa"/>
          </w:tcPr>
          <w:p w14:paraId="3FB81730" w14:textId="2239DAA8" w:rsidR="00654577" w:rsidRPr="00654577" w:rsidRDefault="00654577">
            <w:pPr>
              <w:pStyle w:val="a3"/>
              <w:jc w:val="center"/>
              <w:rPr>
                <w:ins w:id="451" w:author="Учетная запись Майкрософт" w:date="2026-09-29T13:58:00Z"/>
                <w:b/>
                <w:rPrChange w:id="452" w:author="Учетная запись Майкрософт" w:date="2026-09-29T14:00:00Z">
                  <w:rPr>
                    <w:ins w:id="453" w:author="Учетная запись Майкрософт" w:date="2026-09-29T13:58:00Z"/>
                  </w:rPr>
                </w:rPrChange>
              </w:rPr>
              <w:pPrChange w:id="454" w:author="Учетная запись Майкрософт" w:date="2026-09-29T14:00:00Z">
                <w:pPr>
                  <w:pStyle w:val="a3"/>
                </w:pPr>
              </w:pPrChange>
            </w:pPr>
            <w:ins w:id="455" w:author="Учетная запись Майкрософт" w:date="2026-09-29T13:59:00Z">
              <w:r w:rsidRPr="00654577">
                <w:rPr>
                  <w:b/>
                  <w:lang w:val="en-US"/>
                  <w:rPrChange w:id="456" w:author="Учетная запись Майкрософт" w:date="2026-09-29T14:00:00Z">
                    <w:rPr>
                      <w:lang w:val="en-US"/>
                    </w:rPr>
                  </w:rPrChange>
                </w:rPr>
                <w:t>A(</w:t>
              </w:r>
              <w:r w:rsidRPr="00654577">
                <w:rPr>
                  <w:b/>
                  <w:rPrChange w:id="457" w:author="Учетная запись Майкрософт" w:date="2026-09-29T14:00:00Z">
                    <w:rPr/>
                  </w:rPrChange>
                </w:rPr>
                <w:t>вход)</w:t>
              </w:r>
            </w:ins>
          </w:p>
        </w:tc>
        <w:tc>
          <w:tcPr>
            <w:tcW w:w="2336" w:type="dxa"/>
          </w:tcPr>
          <w:p w14:paraId="145E4FBA" w14:textId="11C2CC1A" w:rsidR="00654577" w:rsidRPr="00654577" w:rsidRDefault="00654577">
            <w:pPr>
              <w:pStyle w:val="a3"/>
              <w:jc w:val="center"/>
              <w:rPr>
                <w:ins w:id="458" w:author="Учетная запись Майкрософт" w:date="2026-09-29T13:58:00Z"/>
                <w:b/>
                <w:rPrChange w:id="459" w:author="Учетная запись Майкрософт" w:date="2026-09-29T14:00:00Z">
                  <w:rPr>
                    <w:ins w:id="460" w:author="Учетная запись Майкрософт" w:date="2026-09-29T13:58:00Z"/>
                  </w:rPr>
                </w:rPrChange>
              </w:rPr>
              <w:pPrChange w:id="461" w:author="Учетная запись Майкрософт" w:date="2026-09-29T14:00:00Z">
                <w:pPr>
                  <w:pStyle w:val="a3"/>
                </w:pPr>
              </w:pPrChange>
            </w:pPr>
            <w:ins w:id="462" w:author="Учетная запись Майкрософт" w:date="2026-09-29T13:59:00Z">
              <w:r w:rsidRPr="00654577">
                <w:rPr>
                  <w:b/>
                  <w:lang w:val="en-US"/>
                  <w:rPrChange w:id="463" w:author="Учетная запись Майкрософт" w:date="2026-09-29T14:00:00Z">
                    <w:rPr>
                      <w:lang w:val="en-US"/>
                    </w:rPr>
                  </w:rPrChange>
                </w:rPr>
                <w:t>B</w:t>
              </w:r>
              <w:r w:rsidRPr="00654577">
                <w:rPr>
                  <w:b/>
                  <w:rPrChange w:id="464" w:author="Учетная запись Майкрософт" w:date="2026-09-29T14:00:00Z">
                    <w:rPr/>
                  </w:rPrChange>
                </w:rPr>
                <w:t>(вход)</w:t>
              </w:r>
            </w:ins>
          </w:p>
        </w:tc>
        <w:tc>
          <w:tcPr>
            <w:tcW w:w="2336" w:type="dxa"/>
          </w:tcPr>
          <w:p w14:paraId="01254A65" w14:textId="0AA9E6D4" w:rsidR="00654577" w:rsidRPr="00654577" w:rsidRDefault="00654577">
            <w:pPr>
              <w:pStyle w:val="a3"/>
              <w:jc w:val="center"/>
              <w:rPr>
                <w:ins w:id="465" w:author="Учетная запись Майкрософт" w:date="2026-09-29T13:58:00Z"/>
                <w:b/>
                <w:rPrChange w:id="466" w:author="Учетная запись Майкрософт" w:date="2026-09-29T14:00:00Z">
                  <w:rPr>
                    <w:ins w:id="467" w:author="Учетная запись Майкрософт" w:date="2026-09-29T13:58:00Z"/>
                  </w:rPr>
                </w:rPrChange>
              </w:rPr>
              <w:pPrChange w:id="468" w:author="Учетная запись Майкрософт" w:date="2026-09-29T14:00:00Z">
                <w:pPr>
                  <w:pStyle w:val="a3"/>
                </w:pPr>
              </w:pPrChange>
            </w:pPr>
            <w:ins w:id="469" w:author="Учетная запись Майкрософт" w:date="2026-09-29T13:59:00Z">
              <w:r w:rsidRPr="00654577">
                <w:rPr>
                  <w:b/>
                  <w:lang w:val="en-US"/>
                  <w:rPrChange w:id="470" w:author="Учетная запись Майкрософт" w:date="2026-09-29T14:00:00Z">
                    <w:rPr>
                      <w:lang w:val="en-US"/>
                    </w:rPr>
                  </w:rPrChange>
                </w:rPr>
                <w:t>P</w:t>
              </w:r>
              <w:r w:rsidRPr="00654577">
                <w:rPr>
                  <w:b/>
                  <w:rPrChange w:id="471" w:author="Учетная запись Майкрософт" w:date="2026-09-29T14:00:00Z">
                    <w:rPr/>
                  </w:rPrChange>
                </w:rPr>
                <w:t>(перенос)</w:t>
              </w:r>
            </w:ins>
          </w:p>
        </w:tc>
        <w:tc>
          <w:tcPr>
            <w:tcW w:w="2337" w:type="dxa"/>
          </w:tcPr>
          <w:p w14:paraId="0EA3C489" w14:textId="48EC06ED" w:rsidR="00654577" w:rsidRPr="00654577" w:rsidRDefault="00654577">
            <w:pPr>
              <w:pStyle w:val="a3"/>
              <w:jc w:val="center"/>
              <w:rPr>
                <w:ins w:id="472" w:author="Учетная запись Майкрософт" w:date="2026-09-29T13:58:00Z"/>
                <w:b/>
                <w:rPrChange w:id="473" w:author="Учетная запись Майкрософт" w:date="2026-09-29T14:00:00Z">
                  <w:rPr>
                    <w:ins w:id="474" w:author="Учетная запись Майкрософт" w:date="2026-09-29T13:58:00Z"/>
                  </w:rPr>
                </w:rPrChange>
              </w:rPr>
              <w:pPrChange w:id="475" w:author="Учетная запись Майкрософт" w:date="2026-09-29T14:00:00Z">
                <w:pPr>
                  <w:pStyle w:val="a3"/>
                </w:pPr>
              </w:pPrChange>
            </w:pPr>
            <w:ins w:id="476" w:author="Учетная запись Майкрософт" w:date="2026-09-29T13:59:00Z">
              <w:r w:rsidRPr="00654577">
                <w:rPr>
                  <w:b/>
                  <w:lang w:val="en-US"/>
                  <w:rPrChange w:id="477" w:author="Учетная запись Майкрософт" w:date="2026-09-29T14:00:00Z">
                    <w:rPr>
                      <w:lang w:val="en-US"/>
                    </w:rPr>
                  </w:rPrChange>
                </w:rPr>
                <w:t>S</w:t>
              </w:r>
              <w:r w:rsidRPr="00654577">
                <w:rPr>
                  <w:b/>
                  <w:rPrChange w:id="478" w:author="Учетная запись Майкрософт" w:date="2026-09-29T14:00:00Z">
                    <w:rPr/>
                  </w:rPrChange>
                </w:rPr>
                <w:t>(сумма)</w:t>
              </w:r>
            </w:ins>
          </w:p>
        </w:tc>
      </w:tr>
      <w:tr w:rsidR="00654577" w14:paraId="1DF7A8EB" w14:textId="77777777" w:rsidTr="00654577">
        <w:trPr>
          <w:ins w:id="479" w:author="Учетная запись Майкрософт" w:date="2026-09-29T13:58:00Z"/>
        </w:trPr>
        <w:tc>
          <w:tcPr>
            <w:tcW w:w="2336" w:type="dxa"/>
          </w:tcPr>
          <w:p w14:paraId="05CF311A" w14:textId="21D29F1F" w:rsidR="00654577" w:rsidRDefault="00654577">
            <w:pPr>
              <w:pStyle w:val="a3"/>
              <w:jc w:val="center"/>
              <w:rPr>
                <w:ins w:id="480" w:author="Учетная запись Майкрософт" w:date="2026-09-29T13:58:00Z"/>
              </w:rPr>
              <w:pPrChange w:id="481" w:author="Учетная запись Майкрософт" w:date="2026-09-29T14:00:00Z">
                <w:pPr>
                  <w:pStyle w:val="a3"/>
                </w:pPr>
              </w:pPrChange>
            </w:pPr>
            <w:ins w:id="482" w:author="Учетная запись Майкрософт" w:date="2026-09-29T13:59:00Z">
              <w:r>
                <w:t>0</w:t>
              </w:r>
            </w:ins>
          </w:p>
        </w:tc>
        <w:tc>
          <w:tcPr>
            <w:tcW w:w="2336" w:type="dxa"/>
          </w:tcPr>
          <w:p w14:paraId="789B5A01" w14:textId="0A5D7C1A" w:rsidR="00654577" w:rsidRDefault="00654577">
            <w:pPr>
              <w:pStyle w:val="a3"/>
              <w:jc w:val="center"/>
              <w:rPr>
                <w:ins w:id="483" w:author="Учетная запись Майкрософт" w:date="2026-09-29T13:58:00Z"/>
              </w:rPr>
              <w:pPrChange w:id="484" w:author="Учетная запись Майкрософт" w:date="2026-09-29T14:00:00Z">
                <w:pPr>
                  <w:pStyle w:val="a3"/>
                </w:pPr>
              </w:pPrChange>
            </w:pPr>
            <w:ins w:id="485" w:author="Учетная запись Майкрософт" w:date="2026-09-29T13:59:00Z">
              <w:r>
                <w:t>0</w:t>
              </w:r>
            </w:ins>
          </w:p>
        </w:tc>
        <w:tc>
          <w:tcPr>
            <w:tcW w:w="2336" w:type="dxa"/>
          </w:tcPr>
          <w:p w14:paraId="7AD8D4F7" w14:textId="6CDD129B" w:rsidR="00654577" w:rsidRDefault="00654577">
            <w:pPr>
              <w:pStyle w:val="a3"/>
              <w:jc w:val="center"/>
              <w:rPr>
                <w:ins w:id="486" w:author="Учетная запись Майкрософт" w:date="2026-09-29T13:58:00Z"/>
              </w:rPr>
              <w:pPrChange w:id="487" w:author="Учетная запись Майкрософт" w:date="2026-09-29T14:00:00Z">
                <w:pPr>
                  <w:pStyle w:val="a3"/>
                </w:pPr>
              </w:pPrChange>
            </w:pPr>
            <w:ins w:id="488" w:author="Учетная запись Майкрософт" w:date="2026-09-29T13:59:00Z">
              <w:r>
                <w:t>0</w:t>
              </w:r>
            </w:ins>
          </w:p>
        </w:tc>
        <w:tc>
          <w:tcPr>
            <w:tcW w:w="2337" w:type="dxa"/>
          </w:tcPr>
          <w:p w14:paraId="6B6F0AA1" w14:textId="22D13209" w:rsidR="00654577" w:rsidRDefault="00654577">
            <w:pPr>
              <w:pStyle w:val="a3"/>
              <w:jc w:val="center"/>
              <w:rPr>
                <w:ins w:id="489" w:author="Учетная запись Майкрософт" w:date="2026-09-29T13:58:00Z"/>
              </w:rPr>
              <w:pPrChange w:id="490" w:author="Учетная запись Майкрософт" w:date="2026-09-29T14:00:00Z">
                <w:pPr>
                  <w:pStyle w:val="a3"/>
                </w:pPr>
              </w:pPrChange>
            </w:pPr>
            <w:ins w:id="491" w:author="Учетная запись Майкрософт" w:date="2026-09-29T13:59:00Z">
              <w:r>
                <w:t>0</w:t>
              </w:r>
            </w:ins>
          </w:p>
        </w:tc>
      </w:tr>
      <w:tr w:rsidR="00654577" w14:paraId="113A1E6D" w14:textId="77777777" w:rsidTr="00654577">
        <w:trPr>
          <w:ins w:id="492" w:author="Учетная запись Майкрософт" w:date="2026-09-29T13:58:00Z"/>
        </w:trPr>
        <w:tc>
          <w:tcPr>
            <w:tcW w:w="2336" w:type="dxa"/>
          </w:tcPr>
          <w:p w14:paraId="4117FE89" w14:textId="282F26C1" w:rsidR="00654577" w:rsidRDefault="00654577">
            <w:pPr>
              <w:pStyle w:val="a3"/>
              <w:jc w:val="center"/>
              <w:rPr>
                <w:ins w:id="493" w:author="Учетная запись Майкрософт" w:date="2026-09-29T13:58:00Z"/>
              </w:rPr>
              <w:pPrChange w:id="494" w:author="Учетная запись Майкрософт" w:date="2026-09-29T14:00:00Z">
                <w:pPr>
                  <w:pStyle w:val="a3"/>
                </w:pPr>
              </w:pPrChange>
            </w:pPr>
            <w:ins w:id="495" w:author="Учетная запись Майкрософт" w:date="2026-09-29T13:59:00Z">
              <w:r>
                <w:t>0</w:t>
              </w:r>
            </w:ins>
          </w:p>
        </w:tc>
        <w:tc>
          <w:tcPr>
            <w:tcW w:w="2336" w:type="dxa"/>
          </w:tcPr>
          <w:p w14:paraId="508CAC54" w14:textId="3F6EAA3E" w:rsidR="00654577" w:rsidRDefault="00654577">
            <w:pPr>
              <w:pStyle w:val="a3"/>
              <w:jc w:val="center"/>
              <w:rPr>
                <w:ins w:id="496" w:author="Учетная запись Майкрософт" w:date="2026-09-29T13:58:00Z"/>
              </w:rPr>
              <w:pPrChange w:id="497" w:author="Учетная запись Майкрософт" w:date="2026-09-29T14:00:00Z">
                <w:pPr>
                  <w:pStyle w:val="a3"/>
                </w:pPr>
              </w:pPrChange>
            </w:pPr>
            <w:ins w:id="498" w:author="Учетная запись Майкрософт" w:date="2026-09-29T13:59:00Z">
              <w:r>
                <w:t>1</w:t>
              </w:r>
            </w:ins>
          </w:p>
        </w:tc>
        <w:tc>
          <w:tcPr>
            <w:tcW w:w="2336" w:type="dxa"/>
          </w:tcPr>
          <w:p w14:paraId="3FBBF532" w14:textId="781FA291" w:rsidR="00654577" w:rsidRDefault="00654577">
            <w:pPr>
              <w:pStyle w:val="a3"/>
              <w:jc w:val="center"/>
              <w:rPr>
                <w:ins w:id="499" w:author="Учетная запись Майкрософт" w:date="2026-09-29T13:58:00Z"/>
              </w:rPr>
              <w:pPrChange w:id="500" w:author="Учетная запись Майкрософт" w:date="2026-09-29T14:00:00Z">
                <w:pPr>
                  <w:pStyle w:val="a3"/>
                </w:pPr>
              </w:pPrChange>
            </w:pPr>
            <w:ins w:id="501" w:author="Учетная запись Майкрософт" w:date="2026-09-29T13:59:00Z">
              <w:r>
                <w:t>0</w:t>
              </w:r>
            </w:ins>
          </w:p>
        </w:tc>
        <w:tc>
          <w:tcPr>
            <w:tcW w:w="2337" w:type="dxa"/>
          </w:tcPr>
          <w:p w14:paraId="28BA6179" w14:textId="4E7942A9" w:rsidR="00654577" w:rsidRDefault="00654577">
            <w:pPr>
              <w:pStyle w:val="a3"/>
              <w:jc w:val="center"/>
              <w:rPr>
                <w:ins w:id="502" w:author="Учетная запись Майкрософт" w:date="2026-09-29T13:58:00Z"/>
              </w:rPr>
              <w:pPrChange w:id="503" w:author="Учетная запись Майкрософт" w:date="2026-09-29T14:00:00Z">
                <w:pPr>
                  <w:pStyle w:val="a3"/>
                </w:pPr>
              </w:pPrChange>
            </w:pPr>
            <w:ins w:id="504" w:author="Учетная запись Майкрософт" w:date="2026-09-29T13:59:00Z">
              <w:r>
                <w:t>1</w:t>
              </w:r>
            </w:ins>
          </w:p>
        </w:tc>
      </w:tr>
      <w:tr w:rsidR="00654577" w14:paraId="5A4AC4B0" w14:textId="77777777" w:rsidTr="00654577">
        <w:trPr>
          <w:ins w:id="505" w:author="Учетная запись Майкрософт" w:date="2026-09-29T13:58:00Z"/>
        </w:trPr>
        <w:tc>
          <w:tcPr>
            <w:tcW w:w="2336" w:type="dxa"/>
          </w:tcPr>
          <w:p w14:paraId="7DADE94D" w14:textId="33EE8052" w:rsidR="00654577" w:rsidRDefault="00654577">
            <w:pPr>
              <w:pStyle w:val="a3"/>
              <w:jc w:val="center"/>
              <w:rPr>
                <w:ins w:id="506" w:author="Учетная запись Майкрософт" w:date="2026-09-29T13:58:00Z"/>
              </w:rPr>
              <w:pPrChange w:id="507" w:author="Учетная запись Майкрософт" w:date="2026-09-29T14:00:00Z">
                <w:pPr>
                  <w:pStyle w:val="a3"/>
                </w:pPr>
              </w:pPrChange>
            </w:pPr>
            <w:ins w:id="508" w:author="Учетная запись Майкрософт" w:date="2026-09-29T13:59:00Z">
              <w:r>
                <w:t>1</w:t>
              </w:r>
            </w:ins>
          </w:p>
        </w:tc>
        <w:tc>
          <w:tcPr>
            <w:tcW w:w="2336" w:type="dxa"/>
          </w:tcPr>
          <w:p w14:paraId="13DC2789" w14:textId="1385DA3A" w:rsidR="00654577" w:rsidRDefault="00654577">
            <w:pPr>
              <w:pStyle w:val="a3"/>
              <w:jc w:val="center"/>
              <w:rPr>
                <w:ins w:id="509" w:author="Учетная запись Майкрософт" w:date="2026-09-29T13:58:00Z"/>
              </w:rPr>
              <w:pPrChange w:id="510" w:author="Учетная запись Майкрософт" w:date="2026-09-29T14:00:00Z">
                <w:pPr>
                  <w:pStyle w:val="a3"/>
                </w:pPr>
              </w:pPrChange>
            </w:pPr>
            <w:ins w:id="511" w:author="Учетная запись Майкрософт" w:date="2026-09-29T13:59:00Z">
              <w:r>
                <w:t>0</w:t>
              </w:r>
            </w:ins>
          </w:p>
        </w:tc>
        <w:tc>
          <w:tcPr>
            <w:tcW w:w="2336" w:type="dxa"/>
          </w:tcPr>
          <w:p w14:paraId="7FE57048" w14:textId="70AC81FE" w:rsidR="00654577" w:rsidRDefault="00654577">
            <w:pPr>
              <w:pStyle w:val="a3"/>
              <w:jc w:val="center"/>
              <w:rPr>
                <w:ins w:id="512" w:author="Учетная запись Майкрософт" w:date="2026-09-29T13:58:00Z"/>
              </w:rPr>
              <w:pPrChange w:id="513" w:author="Учетная запись Майкрософт" w:date="2026-09-29T14:00:00Z">
                <w:pPr>
                  <w:pStyle w:val="a3"/>
                </w:pPr>
              </w:pPrChange>
            </w:pPr>
            <w:ins w:id="514" w:author="Учетная запись Майкрософт" w:date="2026-09-29T13:59:00Z">
              <w:r>
                <w:t>0</w:t>
              </w:r>
            </w:ins>
          </w:p>
        </w:tc>
        <w:tc>
          <w:tcPr>
            <w:tcW w:w="2337" w:type="dxa"/>
          </w:tcPr>
          <w:p w14:paraId="20117F3B" w14:textId="1CFF1A80" w:rsidR="00654577" w:rsidRDefault="00654577">
            <w:pPr>
              <w:pStyle w:val="a3"/>
              <w:jc w:val="center"/>
              <w:rPr>
                <w:ins w:id="515" w:author="Учетная запись Майкрософт" w:date="2026-09-29T13:58:00Z"/>
              </w:rPr>
              <w:pPrChange w:id="516" w:author="Учетная запись Майкрософт" w:date="2026-09-29T14:00:00Z">
                <w:pPr>
                  <w:pStyle w:val="a3"/>
                </w:pPr>
              </w:pPrChange>
            </w:pPr>
            <w:ins w:id="517" w:author="Учетная запись Майкрософт" w:date="2026-09-29T13:59:00Z">
              <w:r>
                <w:t>1</w:t>
              </w:r>
            </w:ins>
          </w:p>
        </w:tc>
      </w:tr>
      <w:tr w:rsidR="00654577" w14:paraId="24BCC16C" w14:textId="77777777" w:rsidTr="00654577">
        <w:trPr>
          <w:ins w:id="518" w:author="Учетная запись Майкрософт" w:date="2026-09-29T13:58:00Z"/>
        </w:trPr>
        <w:tc>
          <w:tcPr>
            <w:tcW w:w="2336" w:type="dxa"/>
          </w:tcPr>
          <w:p w14:paraId="01686E01" w14:textId="5FBDAB32" w:rsidR="00654577" w:rsidRDefault="00654577">
            <w:pPr>
              <w:pStyle w:val="a3"/>
              <w:jc w:val="center"/>
              <w:rPr>
                <w:ins w:id="519" w:author="Учетная запись Майкрософт" w:date="2026-09-29T13:58:00Z"/>
              </w:rPr>
              <w:pPrChange w:id="520" w:author="Учетная запись Майкрософт" w:date="2026-09-29T14:00:00Z">
                <w:pPr>
                  <w:pStyle w:val="a3"/>
                </w:pPr>
              </w:pPrChange>
            </w:pPr>
            <w:ins w:id="521" w:author="Учетная запись Майкрософт" w:date="2026-09-29T13:59:00Z">
              <w:r>
                <w:t>1</w:t>
              </w:r>
            </w:ins>
          </w:p>
        </w:tc>
        <w:tc>
          <w:tcPr>
            <w:tcW w:w="2336" w:type="dxa"/>
          </w:tcPr>
          <w:p w14:paraId="1E50DC94" w14:textId="1111A469" w:rsidR="00654577" w:rsidRDefault="00654577">
            <w:pPr>
              <w:pStyle w:val="a3"/>
              <w:jc w:val="center"/>
              <w:rPr>
                <w:ins w:id="522" w:author="Учетная запись Майкрософт" w:date="2026-09-29T13:58:00Z"/>
              </w:rPr>
              <w:pPrChange w:id="523" w:author="Учетная запись Майкрософт" w:date="2026-09-29T14:00:00Z">
                <w:pPr>
                  <w:pStyle w:val="a3"/>
                </w:pPr>
              </w:pPrChange>
            </w:pPr>
            <w:ins w:id="524" w:author="Учетная запись Майкрософт" w:date="2026-09-29T13:59:00Z">
              <w:r>
                <w:t>1</w:t>
              </w:r>
            </w:ins>
          </w:p>
        </w:tc>
        <w:tc>
          <w:tcPr>
            <w:tcW w:w="2336" w:type="dxa"/>
          </w:tcPr>
          <w:p w14:paraId="1F2AE6CC" w14:textId="2503EE14" w:rsidR="00654577" w:rsidRDefault="00654577">
            <w:pPr>
              <w:pStyle w:val="a3"/>
              <w:jc w:val="center"/>
              <w:rPr>
                <w:ins w:id="525" w:author="Учетная запись Майкрософт" w:date="2026-09-29T13:58:00Z"/>
              </w:rPr>
              <w:pPrChange w:id="526" w:author="Учетная запись Майкрософт" w:date="2026-09-29T14:00:00Z">
                <w:pPr>
                  <w:pStyle w:val="a3"/>
                </w:pPr>
              </w:pPrChange>
            </w:pPr>
            <w:ins w:id="527" w:author="Учетная запись Майкрософт" w:date="2026-09-29T13:59:00Z">
              <w:r>
                <w:t>1</w:t>
              </w:r>
            </w:ins>
          </w:p>
        </w:tc>
        <w:tc>
          <w:tcPr>
            <w:tcW w:w="2337" w:type="dxa"/>
          </w:tcPr>
          <w:p w14:paraId="4BE4D499" w14:textId="01A85075" w:rsidR="00654577" w:rsidRDefault="00654577">
            <w:pPr>
              <w:pStyle w:val="a3"/>
              <w:jc w:val="center"/>
              <w:rPr>
                <w:ins w:id="528" w:author="Учетная запись Майкрософт" w:date="2026-09-29T13:58:00Z"/>
              </w:rPr>
              <w:pPrChange w:id="529" w:author="Учетная запись Майкрософт" w:date="2026-09-29T14:00:00Z">
                <w:pPr>
                  <w:pStyle w:val="a3"/>
                </w:pPr>
              </w:pPrChange>
            </w:pPr>
            <w:ins w:id="530" w:author="Учетная запись Майкрософт" w:date="2026-09-29T13:59:00Z">
              <w:r>
                <w:t>0</w:t>
              </w:r>
            </w:ins>
          </w:p>
        </w:tc>
      </w:tr>
    </w:tbl>
    <w:p w14:paraId="6D150C4F" w14:textId="1A67DA62" w:rsidR="001D6AFB" w:rsidRDefault="001D6AFB" w:rsidP="005E5381">
      <w:pPr>
        <w:pStyle w:val="a3"/>
        <w:rPr>
          <w:ins w:id="531" w:author="Учетная запись Майкрософт" w:date="2026-09-29T14:02:00Z"/>
          <w:highlight w:val="cyan"/>
          <w:lang w:val="en-US"/>
        </w:rPr>
      </w:pPr>
      <w:ins w:id="532" w:author="Учетная запись Майкрософт" w:date="2026-09-29T14:02:00Z">
        <w:r>
          <w:rPr>
            <w:highlight w:val="cyan"/>
            <w:lang w:val="en-US"/>
          </w:rPr>
          <w:t>P = A&amp;B</w:t>
        </w:r>
      </w:ins>
    </w:p>
    <w:p w14:paraId="645924DC" w14:textId="77777777" w:rsidR="001D6AFB" w:rsidRDefault="001D6AFB" w:rsidP="005E5381">
      <w:pPr>
        <w:pStyle w:val="a3"/>
        <w:rPr>
          <w:ins w:id="533" w:author="Учетная запись Майкрософт" w:date="2026-09-29T14:03:00Z"/>
        </w:rPr>
      </w:pPr>
      <w:ins w:id="534" w:author="Учетная запись Майкрософт" w:date="2026-09-29T14:00:00Z">
        <w:r w:rsidRPr="001D6AFB">
          <w:rPr>
            <w:highlight w:val="cyan"/>
            <w:lang w:val="en-US"/>
            <w:rPrChange w:id="535" w:author="Учетная запись Майкрософт" w:date="2026-09-29T14:02:00Z">
              <w:rPr>
                <w:lang w:val="en-US"/>
              </w:rPr>
            </w:rPrChange>
          </w:rPr>
          <w:t>S</w:t>
        </w:r>
        <w:r w:rsidRPr="001D6AFB">
          <w:rPr>
            <w:highlight w:val="cyan"/>
            <w:rPrChange w:id="536" w:author="Учетная запись Майкрософт" w:date="2026-09-29T14:02:00Z">
              <w:rPr>
                <w:lang w:val="en-US"/>
              </w:rPr>
            </w:rPrChange>
          </w:rPr>
          <w:t xml:space="preserve"> = </w:t>
        </w:r>
        <w:r w:rsidRPr="001D6AFB">
          <w:rPr>
            <w:highlight w:val="cyan"/>
            <w:lang w:val="en-US"/>
            <w:rPrChange w:id="537" w:author="Учетная запись Майкрософт" w:date="2026-09-29T14:02:00Z">
              <w:rPr>
                <w:lang w:val="en-US"/>
              </w:rPr>
            </w:rPrChange>
          </w:rPr>
          <w:t>A</w:t>
        </w:r>
      </w:ins>
      <w:ins w:id="538" w:author="Учетная запись Майкрософт" w:date="2026-09-29T14:01:00Z">
        <w:r w:rsidRPr="001D6AFB">
          <w:rPr>
            <w:rFonts w:ascii="Cambria Math" w:hAnsi="Cambria Math" w:cs="Cambria Math"/>
            <w:highlight w:val="cyan"/>
            <w:shd w:val="clear" w:color="auto" w:fill="222224"/>
            <w:rPrChange w:id="539" w:author="Учетная запись Майкрософт" w:date="2026-09-29T14:02:00Z">
              <w:rPr>
                <w:rFonts w:ascii="Cambria Math" w:hAnsi="Cambria Math" w:cs="Cambria Math"/>
                <w:shd w:val="clear" w:color="auto" w:fill="222224"/>
              </w:rPr>
            </w:rPrChange>
          </w:rPr>
          <w:t xml:space="preserve"> </w:t>
        </w:r>
        <w:r w:rsidRPr="001D6AFB">
          <w:rPr>
            <w:rStyle w:val="a5"/>
            <w:rFonts w:ascii="Cambria Math" w:hAnsi="Cambria Math" w:cs="Cambria Math"/>
            <w:b w:val="0"/>
            <w:color w:val="000000" w:themeColor="text1"/>
            <w:highlight w:val="cyan"/>
            <w:shd w:val="clear" w:color="auto" w:fill="222224"/>
            <w:rPrChange w:id="540" w:author="Учетная запись Майкрософт" w:date="2026-09-29T14:03:00Z">
              <w:rPr>
                <w:rStyle w:val="a5"/>
                <w:rFonts w:ascii="Cambria Math" w:hAnsi="Cambria Math" w:cs="Cambria Math"/>
                <w:shd w:val="clear" w:color="auto" w:fill="222224"/>
              </w:rPr>
            </w:rPrChange>
          </w:rPr>
          <w:t>⊕</w:t>
        </w:r>
      </w:ins>
      <w:ins w:id="541" w:author="Учетная запись Майкрософт" w:date="2026-09-29T14:03:00Z">
        <w:r w:rsidRPr="001D6AFB">
          <w:rPr>
            <w:rStyle w:val="a5"/>
            <w:rFonts w:ascii="Cambria Math" w:hAnsi="Cambria Math" w:cs="Cambria Math"/>
            <w:b w:val="0"/>
            <w:color w:val="000000" w:themeColor="text1"/>
            <w:highlight w:val="cyan"/>
            <w:shd w:val="clear" w:color="auto" w:fill="222224"/>
            <w:rPrChange w:id="542" w:author="Учетная запись Майкрософт" w:date="2026-09-29T14:03:00Z">
              <w:rPr>
                <w:rStyle w:val="a5"/>
                <w:rFonts w:ascii="Cambria Math" w:hAnsi="Cambria Math" w:cs="Cambria Math"/>
                <w:b w:val="0"/>
                <w:color w:val="000000" w:themeColor="text1"/>
                <w:highlight w:val="cyan"/>
                <w:shd w:val="clear" w:color="auto" w:fill="222224"/>
                <w:lang w:val="en-US"/>
              </w:rPr>
            </w:rPrChange>
          </w:rPr>
          <w:t xml:space="preserve"> </w:t>
        </w:r>
      </w:ins>
      <w:ins w:id="543" w:author="Учетная запись Майкрософт" w:date="2026-09-29T14:02:00Z">
        <w:r w:rsidRPr="001D6AFB">
          <w:rPr>
            <w:rStyle w:val="a5"/>
            <w:b w:val="0"/>
            <w:color w:val="000000" w:themeColor="text1"/>
            <w:highlight w:val="cyan"/>
            <w:shd w:val="clear" w:color="auto" w:fill="222224"/>
            <w:lang w:val="en-US"/>
            <w:rPrChange w:id="544" w:author="Учетная запись Майкрософт" w:date="2026-09-29T14:03:00Z">
              <w:rPr>
                <w:rStyle w:val="a5"/>
                <w:rFonts w:ascii="Cambria Math" w:hAnsi="Cambria Math" w:cs="Cambria Math"/>
                <w:color w:val="000000" w:themeColor="text1"/>
                <w:shd w:val="clear" w:color="auto" w:fill="222224"/>
                <w:lang w:val="en-US"/>
              </w:rPr>
            </w:rPrChange>
          </w:rPr>
          <w:t>B</w:t>
        </w:r>
        <w:r w:rsidRPr="001D6AFB">
          <w:rPr>
            <w:rStyle w:val="a5"/>
            <w:rFonts w:ascii="Cambria Math" w:hAnsi="Cambria Math" w:cs="Cambria Math"/>
            <w:color w:val="000000" w:themeColor="text1"/>
            <w:shd w:val="clear" w:color="auto" w:fill="222224"/>
            <w:rPrChange w:id="545" w:author="Учетная запись Майкрософт" w:date="2026-09-29T14:02:00Z">
              <w:rPr>
                <w:rStyle w:val="a5"/>
                <w:rFonts w:ascii="Cambria Math" w:hAnsi="Cambria Math" w:cs="Cambria Math"/>
                <w:color w:val="000000" w:themeColor="text1"/>
                <w:shd w:val="clear" w:color="auto" w:fill="222224"/>
                <w:lang w:val="en-US"/>
              </w:rPr>
            </w:rPrChange>
          </w:rPr>
          <w:t xml:space="preserve"> </w:t>
        </w:r>
      </w:ins>
      <w:r w:rsidR="005E5381">
        <w:br/>
        <w:t>---</w:t>
      </w:r>
      <w:r w:rsidR="005E5381">
        <w:br/>
      </w:r>
      <w:r w:rsidR="005E5381">
        <w:br/>
        <w:t>Часть В. Развёрнутые ответы</w:t>
      </w:r>
      <w:r w:rsidR="005E5381">
        <w:br/>
      </w:r>
      <w:r w:rsidR="005E5381">
        <w:br/>
      </w:r>
      <w:r w:rsidR="005E5381">
        <w:lastRenderedPageBreak/>
        <w:t>В1. Опишите устройство компьютера по принципу фон Неймана. Перечислите основные устройства (АЛУ, УУ, память, устройства ввода-вывода) и укажите их назначение. Объясните, что такое принцип хранимой программы.</w:t>
      </w:r>
    </w:p>
    <w:p w14:paraId="5D8B669B" w14:textId="46A5368D" w:rsidR="001D6AFB" w:rsidRDefault="001D6AFB" w:rsidP="005E5381">
      <w:pPr>
        <w:pStyle w:val="a3"/>
        <w:rPr>
          <w:ins w:id="546" w:author="Учетная запись Майкрософт" w:date="2026-09-29T14:04:00Z"/>
        </w:rPr>
      </w:pPr>
      <w:ins w:id="547" w:author="Учетная запись Майкрософт" w:date="2026-09-29T14:03:00Z">
        <w:r>
          <w:rPr>
            <w:b/>
          </w:rPr>
          <w:t xml:space="preserve">Архитектура фон </w:t>
        </w:r>
      </w:ins>
      <w:ins w:id="548" w:author="Учетная запись Майкрософт" w:date="2026-09-29T14:08:00Z">
        <w:r>
          <w:rPr>
            <w:b/>
          </w:rPr>
          <w:t>Н</w:t>
        </w:r>
      </w:ins>
      <w:ins w:id="549" w:author="Учетная запись Майкрософт" w:date="2026-09-29T14:03:00Z">
        <w:r w:rsidRPr="001D6AFB">
          <w:rPr>
            <w:b/>
            <w:rPrChange w:id="550" w:author="Учетная запись Майкрософт" w:date="2026-09-29T14:08:00Z">
              <w:rPr/>
            </w:rPrChange>
          </w:rPr>
          <w:t>еймана</w:t>
        </w:r>
        <w:r>
          <w:t xml:space="preserve"> </w:t>
        </w:r>
      </w:ins>
      <w:ins w:id="551" w:author="Учетная запись Майкрософт" w:date="2026-09-29T14:08:00Z">
        <w:r>
          <w:t xml:space="preserve">- </w:t>
        </w:r>
      </w:ins>
      <w:ins w:id="552" w:author="Учетная запись Майкрософт" w:date="2026-09-29T14:03:00Z">
        <w:r>
          <w:t>это принцип построения пк, который опи</w:t>
        </w:r>
      </w:ins>
      <w:ins w:id="553" w:author="Учетная запись Майкрософт" w:date="2026-09-29T14:04:00Z">
        <w:r>
          <w:t>сывает его как единое устрво состоящее из блоков которые связаны между собой</w:t>
        </w:r>
      </w:ins>
    </w:p>
    <w:p w14:paraId="789DFBF9" w14:textId="77777777" w:rsidR="001D6AFB" w:rsidRPr="001D6AFB" w:rsidRDefault="001D6AFB" w:rsidP="005E5381">
      <w:pPr>
        <w:pStyle w:val="a3"/>
        <w:rPr>
          <w:ins w:id="554" w:author="Учетная запись Майкрософт" w:date="2026-09-29T14:04:00Z"/>
          <w:b/>
          <w:rPrChange w:id="555" w:author="Учетная запись Майкрософт" w:date="2026-09-29T14:08:00Z">
            <w:rPr>
              <w:ins w:id="556" w:author="Учетная запись Майкрософт" w:date="2026-09-29T14:04:00Z"/>
            </w:rPr>
          </w:rPrChange>
        </w:rPr>
      </w:pPr>
      <w:ins w:id="557" w:author="Учетная запись Майкрософт" w:date="2026-09-29T14:04:00Z">
        <w:r w:rsidRPr="001D6AFB">
          <w:rPr>
            <w:b/>
            <w:rPrChange w:id="558" w:author="Учетная запись Майкрософт" w:date="2026-09-29T14:08:00Z">
              <w:rPr/>
            </w:rPrChange>
          </w:rPr>
          <w:t>Основные уства и их названачение:</w:t>
        </w:r>
      </w:ins>
    </w:p>
    <w:p w14:paraId="5531BC62" w14:textId="77777777" w:rsidR="001D6AFB" w:rsidRDefault="001D6AFB">
      <w:pPr>
        <w:pStyle w:val="a3"/>
        <w:numPr>
          <w:ilvl w:val="0"/>
          <w:numId w:val="1"/>
        </w:numPr>
        <w:rPr>
          <w:ins w:id="559" w:author="Учетная запись Майкрософт" w:date="2026-09-29T14:05:00Z"/>
        </w:rPr>
        <w:pPrChange w:id="560" w:author="Учетная запись Майкрософт" w:date="2026-09-29T14:08:00Z">
          <w:pPr>
            <w:pStyle w:val="a3"/>
          </w:pPr>
        </w:pPrChange>
      </w:pPr>
      <w:ins w:id="561" w:author="Учетная запись Майкрософт" w:date="2026-09-29T14:04:00Z">
        <w:r w:rsidRPr="00401856">
          <w:rPr>
            <w:u w:val="single"/>
            <w:rPrChange w:id="562" w:author="Учетная запись Майкрософт" w:date="2026-09-29T14:10:00Z">
              <w:rPr/>
            </w:rPrChange>
          </w:rPr>
          <w:t>АЛУ</w:t>
        </w:r>
        <w:r>
          <w:t>( арифмети</w:t>
        </w:r>
      </w:ins>
      <w:ins w:id="563" w:author="Учетная запись Майкрософт" w:date="2026-09-29T14:05:00Z">
        <w:r>
          <w:t>ко-логическое уство) – выполняет все арифмитические и логические операции над данными</w:t>
        </w:r>
      </w:ins>
    </w:p>
    <w:p w14:paraId="498DFAAB" w14:textId="77777777" w:rsidR="001D6AFB" w:rsidRDefault="001D6AFB">
      <w:pPr>
        <w:pStyle w:val="a3"/>
        <w:numPr>
          <w:ilvl w:val="0"/>
          <w:numId w:val="1"/>
        </w:numPr>
        <w:rPr>
          <w:ins w:id="564" w:author="Учетная запись Майкрософт" w:date="2026-09-29T14:06:00Z"/>
        </w:rPr>
        <w:pPrChange w:id="565" w:author="Учетная запись Майкрософт" w:date="2026-09-29T14:08:00Z">
          <w:pPr>
            <w:pStyle w:val="a3"/>
          </w:pPr>
        </w:pPrChange>
      </w:pPr>
      <w:ins w:id="566" w:author="Учетная запись Майкрософт" w:date="2026-09-29T14:05:00Z">
        <w:r w:rsidRPr="00401856">
          <w:rPr>
            <w:u w:val="single"/>
            <w:rPrChange w:id="567" w:author="Учетная запись Майкрософт" w:date="2026-09-29T14:10:00Z">
              <w:rPr/>
            </w:rPrChange>
          </w:rPr>
          <w:t>УУ</w:t>
        </w:r>
        <w:r>
          <w:t xml:space="preserve">( уство управления ) </w:t>
        </w:r>
      </w:ins>
      <w:ins w:id="568" w:author="Учетная запись Майкрософт" w:date="2026-09-29T14:06:00Z">
        <w:r>
          <w:t>–</w:t>
        </w:r>
      </w:ins>
      <w:ins w:id="569" w:author="Учетная запись Майкрософт" w:date="2026-09-29T14:05:00Z">
        <w:r>
          <w:t xml:space="preserve"> вы</w:t>
        </w:r>
      </w:ins>
      <w:ins w:id="570" w:author="Учетная запись Майкрософт" w:date="2026-09-29T14:06:00Z">
        <w:r>
          <w:t>бирает команды из памяти, расшифровывает их и подает управляющие сигналы др уствовам для их выполнения</w:t>
        </w:r>
      </w:ins>
    </w:p>
    <w:p w14:paraId="4B2A8C8C" w14:textId="77777777" w:rsidR="001D6AFB" w:rsidRDefault="001D6AFB">
      <w:pPr>
        <w:pStyle w:val="a3"/>
        <w:numPr>
          <w:ilvl w:val="0"/>
          <w:numId w:val="1"/>
        </w:numPr>
        <w:rPr>
          <w:ins w:id="571" w:author="Учетная запись Майкрософт" w:date="2026-09-29T14:09:00Z"/>
        </w:rPr>
        <w:pPrChange w:id="572" w:author="Учетная запись Майкрософт" w:date="2026-09-29T14:08:00Z">
          <w:pPr>
            <w:pStyle w:val="a3"/>
          </w:pPr>
        </w:pPrChange>
      </w:pPr>
      <w:ins w:id="573" w:author="Учетная запись Майкрософт" w:date="2026-09-29T14:07:00Z">
        <w:r w:rsidRPr="00401856">
          <w:rPr>
            <w:u w:val="single"/>
            <w:rPrChange w:id="574" w:author="Учетная запись Майкрософт" w:date="2026-09-29T14:10:00Z">
              <w:rPr/>
            </w:rPrChange>
          </w:rPr>
          <w:t>Память</w:t>
        </w:r>
        <w:r>
          <w:t>( ОЗУ и ПЗУ ) – хранит данные и программы, ОЗУ – используется для хран</w:t>
        </w:r>
      </w:ins>
      <w:ins w:id="575" w:author="Учетная запись Майкрософт" w:date="2026-09-29T14:08:00Z">
        <w:r>
          <w:t>ения текущих данных и команд, ПЗУ – хранит неизменяемые программы например биосик</w:t>
        </w:r>
      </w:ins>
    </w:p>
    <w:p w14:paraId="54277336" w14:textId="77777777" w:rsidR="00401856" w:rsidRDefault="001D6AFB">
      <w:pPr>
        <w:pStyle w:val="a3"/>
        <w:numPr>
          <w:ilvl w:val="0"/>
          <w:numId w:val="1"/>
        </w:numPr>
        <w:rPr>
          <w:ins w:id="576" w:author="Учетная запись Майкрософт" w:date="2026-09-29T14:10:00Z"/>
        </w:rPr>
        <w:pPrChange w:id="577" w:author="Учетная запись Майкрософт" w:date="2026-09-29T14:08:00Z">
          <w:pPr>
            <w:pStyle w:val="a3"/>
          </w:pPr>
        </w:pPrChange>
      </w:pPr>
      <w:ins w:id="578" w:author="Учетная запись Майкрософт" w:date="2026-09-29T14:09:00Z">
        <w:r w:rsidRPr="00401856">
          <w:rPr>
            <w:u w:val="single"/>
            <w:rPrChange w:id="579" w:author="Учетная запись Майкрософт" w:date="2026-09-29T14:10:00Z">
              <w:rPr/>
            </w:rPrChange>
          </w:rPr>
          <w:t>Уствова ввода и вывода</w:t>
        </w:r>
        <w:r>
          <w:t xml:space="preserve"> – для взаимодействия пк и внешним миром так сказать, ввод(клава, мышь) передает инфу в пк, вывод(монитор, принтер) </w:t>
        </w:r>
      </w:ins>
      <w:ins w:id="580" w:author="Учетная запись Майкрософт" w:date="2026-09-29T14:10:00Z">
        <w:r>
          <w:t>– отображает результаты</w:t>
        </w:r>
      </w:ins>
      <w:r w:rsidR="005E5381">
        <w:br/>
      </w:r>
    </w:p>
    <w:p w14:paraId="722C65A2" w14:textId="77777777" w:rsidR="00401856" w:rsidRDefault="00401856">
      <w:pPr>
        <w:pStyle w:val="a3"/>
        <w:rPr>
          <w:ins w:id="581" w:author="Учетная запись Майкрософт" w:date="2026-09-29T14:12:00Z"/>
        </w:rPr>
      </w:pPr>
      <w:ins w:id="582" w:author="Учетная запись Майкрософт" w:date="2026-09-29T14:10:00Z">
        <w:r w:rsidRPr="00401856">
          <w:rPr>
            <w:b/>
            <w:rPrChange w:id="583" w:author="Учетная запись Майкрософт" w:date="2026-09-29T14:12:00Z">
              <w:rPr/>
            </w:rPrChange>
          </w:rPr>
          <w:t xml:space="preserve">Принцип хранимой программы </w:t>
        </w:r>
      </w:ins>
      <w:ins w:id="584" w:author="Учетная запись Майкрософт" w:date="2026-09-29T14:11:00Z">
        <w:r>
          <w:t xml:space="preserve">– это как бы основная иедя фон неймана которая заключается в том что программа и данные хранятся в одной и той же памяти (в озу) и неразличимы для пк, это позволяет пк </w:t>
        </w:r>
      </w:ins>
      <w:ins w:id="585" w:author="Учетная запись Майкрософт" w:date="2026-09-29T14:12:00Z">
        <w:r>
          <w:t>как бы обрабатывать команды и данные, вообщем это просто обеспечивает гибкость и универсальность выислений</w:t>
        </w:r>
      </w:ins>
    </w:p>
    <w:p w14:paraId="27508D99" w14:textId="77777777" w:rsidR="00401856" w:rsidRDefault="005E5381">
      <w:pPr>
        <w:pStyle w:val="a3"/>
        <w:rPr>
          <w:ins w:id="586" w:author="Учетная запись Майкрософт" w:date="2026-09-29T14:13:00Z"/>
        </w:rPr>
      </w:pPr>
      <w:r>
        <w:lastRenderedPageBreak/>
        <w:br/>
        <w:t>В2. Опишите цикл выполнения команды процессором. Перечислите основные этапы (выборка команды, декодирование, выполнение, сохранение результата) и кратко охарактеризуйте каждый из них. Укажите роль регистра-счётчика команд (PC) и регистра команд (IR).</w:t>
      </w:r>
      <w:r>
        <w:br/>
      </w:r>
    </w:p>
    <w:p w14:paraId="257EC68C" w14:textId="77777777" w:rsidR="00401856" w:rsidRDefault="00401856">
      <w:pPr>
        <w:pStyle w:val="a3"/>
        <w:rPr>
          <w:ins w:id="587" w:author="Учетная запись Майкрософт" w:date="2026-09-29T14:13:00Z"/>
        </w:rPr>
      </w:pPr>
      <w:ins w:id="588" w:author="Учетная запись Майкрософт" w:date="2026-09-29T14:13:00Z">
        <w:r w:rsidRPr="00401856">
          <w:rPr>
            <w:b/>
            <w:rPrChange w:id="589" w:author="Учетная запись Майкрософт" w:date="2026-09-29T14:18:00Z">
              <w:rPr/>
            </w:rPrChange>
          </w:rPr>
          <w:t>Цикл выполнения команды</w:t>
        </w:r>
        <w:r>
          <w:t xml:space="preserve"> – это действия выполняемые последовательно процессором для обработки 1 команды</w:t>
        </w:r>
      </w:ins>
    </w:p>
    <w:p w14:paraId="4811A01E" w14:textId="77777777" w:rsidR="00401856" w:rsidRPr="00401856" w:rsidRDefault="00401856">
      <w:pPr>
        <w:pStyle w:val="a3"/>
        <w:rPr>
          <w:ins w:id="590" w:author="Учетная запись Майкрософт" w:date="2026-09-29T14:13:00Z"/>
          <w:b/>
          <w:rPrChange w:id="591" w:author="Учетная запись Майкрософт" w:date="2026-09-29T14:18:00Z">
            <w:rPr>
              <w:ins w:id="592" w:author="Учетная запись Майкрософт" w:date="2026-09-29T14:13:00Z"/>
            </w:rPr>
          </w:rPrChange>
        </w:rPr>
      </w:pPr>
      <w:ins w:id="593" w:author="Учетная запись Майкрософт" w:date="2026-09-29T14:13:00Z">
        <w:r w:rsidRPr="00401856">
          <w:rPr>
            <w:b/>
            <w:rPrChange w:id="594" w:author="Учетная запись Майкрософт" w:date="2026-09-29T14:18:00Z">
              <w:rPr/>
            </w:rPrChange>
          </w:rPr>
          <w:t>Основные этапы:</w:t>
        </w:r>
      </w:ins>
    </w:p>
    <w:p w14:paraId="7672B7E5" w14:textId="77777777" w:rsidR="00401856" w:rsidRDefault="00401856">
      <w:pPr>
        <w:pStyle w:val="a3"/>
        <w:numPr>
          <w:ilvl w:val="0"/>
          <w:numId w:val="2"/>
        </w:numPr>
        <w:rPr>
          <w:ins w:id="595" w:author="Учетная запись Майкрософт" w:date="2026-09-29T14:15:00Z"/>
        </w:rPr>
        <w:pPrChange w:id="596" w:author="Учетная запись Майкрософт" w:date="2026-09-29T14:18:00Z">
          <w:pPr>
            <w:pStyle w:val="a3"/>
          </w:pPr>
        </w:pPrChange>
      </w:pPr>
      <w:ins w:id="597" w:author="Учетная запись Майкрософт" w:date="2026-09-29T14:14:00Z">
        <w:r>
          <w:rPr>
            <w:lang w:val="en-US"/>
          </w:rPr>
          <w:t>Fetch</w:t>
        </w:r>
        <w:r w:rsidRPr="00401856">
          <w:rPr>
            <w:rPrChange w:id="598" w:author="Учетная запись Майкрософт" w:date="2026-09-29T14:14:00Z">
              <w:rPr>
                <w:lang w:val="en-US"/>
              </w:rPr>
            </w:rPrChange>
          </w:rPr>
          <w:t>(</w:t>
        </w:r>
        <w:r>
          <w:t>выборка команды вроде??) – процессор считывает команду из оперативки по адресу которы</w:t>
        </w:r>
      </w:ins>
      <w:ins w:id="599" w:author="Учетная запись Майкрософт" w:date="2026-09-29T14:15:00Z">
        <w:r>
          <w:t>й хранится в регистре счетчике команд и после этот счетчик автоматически увеличивается на длину команды указвая на след команду</w:t>
        </w:r>
      </w:ins>
    </w:p>
    <w:p w14:paraId="203011C5" w14:textId="77777777" w:rsidR="00401856" w:rsidRDefault="00401856">
      <w:pPr>
        <w:pStyle w:val="a3"/>
        <w:numPr>
          <w:ilvl w:val="0"/>
          <w:numId w:val="2"/>
        </w:numPr>
        <w:rPr>
          <w:ins w:id="600" w:author="Учетная запись Майкрософт" w:date="2026-09-29T14:16:00Z"/>
        </w:rPr>
        <w:pPrChange w:id="601" w:author="Учетная запись Майкрософт" w:date="2026-09-29T14:18:00Z">
          <w:pPr>
            <w:pStyle w:val="a3"/>
          </w:pPr>
        </w:pPrChange>
      </w:pPr>
      <w:ins w:id="602" w:author="Учетная запись Майкрософт" w:date="2026-09-29T14:15:00Z">
        <w:r>
          <w:rPr>
            <w:lang w:val="en-US"/>
          </w:rPr>
          <w:t>Decode</w:t>
        </w:r>
        <w:r w:rsidRPr="00401856">
          <w:rPr>
            <w:rPrChange w:id="603" w:author="Учетная запись Майкрософт" w:date="2026-09-29T14:16:00Z">
              <w:rPr>
                <w:lang w:val="en-US"/>
              </w:rPr>
            </w:rPrChange>
          </w:rPr>
          <w:t xml:space="preserve">( </w:t>
        </w:r>
        <w:r>
          <w:t>декодирование</w:t>
        </w:r>
      </w:ins>
      <w:ins w:id="604" w:author="Учетная запись Майкрософт" w:date="2026-09-29T14:16:00Z">
        <w:r>
          <w:t>) – уство управления расшифровывает код команды чтобы понять каккую операцию нужно выполнить и какие данные для этого нужны</w:t>
        </w:r>
      </w:ins>
    </w:p>
    <w:p w14:paraId="2AFF2561" w14:textId="77777777" w:rsidR="00401856" w:rsidRDefault="00401856">
      <w:pPr>
        <w:pStyle w:val="a3"/>
        <w:numPr>
          <w:ilvl w:val="0"/>
          <w:numId w:val="2"/>
        </w:numPr>
        <w:rPr>
          <w:ins w:id="605" w:author="Учетная запись Майкрософт" w:date="2026-09-29T14:17:00Z"/>
        </w:rPr>
        <w:pPrChange w:id="606" w:author="Учетная запись Майкрософт" w:date="2026-09-29T14:18:00Z">
          <w:pPr>
            <w:pStyle w:val="a3"/>
          </w:pPr>
        </w:pPrChange>
      </w:pPr>
      <w:ins w:id="607" w:author="Учетная запись Майкрософт" w:date="2026-09-29T14:17:00Z">
        <w:r>
          <w:t>Выполнение(</w:t>
        </w:r>
        <w:r>
          <w:rPr>
            <w:lang w:val="en-US"/>
          </w:rPr>
          <w:t>execute</w:t>
        </w:r>
        <w:r w:rsidRPr="00401856">
          <w:rPr>
            <w:rPrChange w:id="608" w:author="Учетная запись Майкрософт" w:date="2026-09-29T14:17:00Z">
              <w:rPr>
                <w:lang w:val="en-US"/>
              </w:rPr>
            </w:rPrChange>
          </w:rPr>
          <w:t xml:space="preserve">) </w:t>
        </w:r>
        <w:r>
          <w:t>– АЛУ выполняет необходимые вычислительные операции над данными зятыми из регистров и памяти</w:t>
        </w:r>
      </w:ins>
    </w:p>
    <w:p w14:paraId="22EB1356" w14:textId="77777777" w:rsidR="00401856" w:rsidRDefault="00401856">
      <w:pPr>
        <w:pStyle w:val="a3"/>
        <w:numPr>
          <w:ilvl w:val="0"/>
          <w:numId w:val="2"/>
        </w:numPr>
        <w:rPr>
          <w:ins w:id="609" w:author="Учетная запись Майкрософт" w:date="2026-09-29T14:18:00Z"/>
        </w:rPr>
        <w:pPrChange w:id="610" w:author="Учетная запись Майкрософт" w:date="2026-09-29T14:18:00Z">
          <w:pPr>
            <w:pStyle w:val="a3"/>
          </w:pPr>
        </w:pPrChange>
      </w:pPr>
      <w:ins w:id="611" w:author="Учетная запись Майкрософт" w:date="2026-09-29T14:17:00Z">
        <w:r>
          <w:rPr>
            <w:lang w:val="en-US"/>
          </w:rPr>
          <w:t>Store</w:t>
        </w:r>
        <w:r w:rsidRPr="00401856">
          <w:rPr>
            <w:rPrChange w:id="612" w:author="Учетная запись Майкрософт" w:date="2026-09-29T14:18:00Z">
              <w:rPr>
                <w:lang w:val="en-US"/>
              </w:rPr>
            </w:rPrChange>
          </w:rPr>
          <w:t>(</w:t>
        </w:r>
        <w:r>
          <w:t>с</w:t>
        </w:r>
      </w:ins>
      <w:ins w:id="613" w:author="Учетная запись Майкрософт" w:date="2026-09-29T14:18:00Z">
        <w:r>
          <w:t>охранение) – результат записывается обратно в регистр процессора или в оперативку</w:t>
        </w:r>
      </w:ins>
    </w:p>
    <w:p w14:paraId="07EE324B" w14:textId="77777777" w:rsidR="00401856" w:rsidRPr="00FD0F25" w:rsidRDefault="00401856">
      <w:pPr>
        <w:pStyle w:val="a3"/>
        <w:rPr>
          <w:ins w:id="614" w:author="Учетная запись Майкрософт" w:date="2026-09-29T14:19:00Z"/>
          <w:b/>
          <w:rPrChange w:id="615" w:author="Учетная запись Майкрософт" w:date="2026-09-29T14:20:00Z">
            <w:rPr>
              <w:ins w:id="616" w:author="Учетная запись Майкрософт" w:date="2026-09-29T14:19:00Z"/>
            </w:rPr>
          </w:rPrChange>
        </w:rPr>
      </w:pPr>
      <w:ins w:id="617" w:author="Учетная запись Майкрософт" w:date="2026-09-29T14:18:00Z">
        <w:r w:rsidRPr="00FD0F25">
          <w:rPr>
            <w:b/>
            <w:rPrChange w:id="618" w:author="Учетная запись Майкрософт" w:date="2026-09-29T14:20:00Z">
              <w:rPr/>
            </w:rPrChange>
          </w:rPr>
          <w:t>Р</w:t>
        </w:r>
      </w:ins>
      <w:ins w:id="619" w:author="Учетная запись Майкрософт" w:date="2026-09-29T14:19:00Z">
        <w:r w:rsidRPr="00FD0F25">
          <w:rPr>
            <w:b/>
            <w:rPrChange w:id="620" w:author="Учетная запись Майкрософт" w:date="2026-09-29T14:20:00Z">
              <w:rPr/>
            </w:rPrChange>
          </w:rPr>
          <w:t>оль регистров:</w:t>
        </w:r>
      </w:ins>
    </w:p>
    <w:p w14:paraId="46202FAA" w14:textId="62B76221" w:rsidR="00401856" w:rsidRDefault="00401856">
      <w:pPr>
        <w:pStyle w:val="a3"/>
        <w:numPr>
          <w:ilvl w:val="0"/>
          <w:numId w:val="3"/>
        </w:numPr>
        <w:rPr>
          <w:ins w:id="621" w:author="Учетная запись Майкрософт" w:date="2026-09-29T14:19:00Z"/>
        </w:rPr>
        <w:pPrChange w:id="622" w:author="Учетная запись Майкрософт" w:date="2026-09-29T14:20:00Z">
          <w:pPr>
            <w:pStyle w:val="a3"/>
          </w:pPr>
        </w:pPrChange>
      </w:pPr>
      <w:ins w:id="623" w:author="Учетная запись Майкрософт" w:date="2026-09-29T14:19:00Z">
        <w:r>
          <w:t xml:space="preserve">Счетчик команд – хранит адрес следующей команды которая должна быть выполнена </w:t>
        </w:r>
      </w:ins>
    </w:p>
    <w:p w14:paraId="380F7DF1" w14:textId="77777777" w:rsidR="00FD0F25" w:rsidRDefault="00401856">
      <w:pPr>
        <w:pStyle w:val="a3"/>
        <w:numPr>
          <w:ilvl w:val="0"/>
          <w:numId w:val="3"/>
        </w:numPr>
        <w:rPr>
          <w:ins w:id="624" w:author="Учетная запись Майкрософт" w:date="2026-09-29T14:20:00Z"/>
        </w:rPr>
        <w:pPrChange w:id="625" w:author="Учетная запись Майкрософт" w:date="2026-09-29T14:20:00Z">
          <w:pPr>
            <w:pStyle w:val="a3"/>
          </w:pPr>
        </w:pPrChange>
      </w:pPr>
      <w:ins w:id="626" w:author="Учетная запись Майкрософт" w:date="2026-09-29T14:19:00Z">
        <w:r>
          <w:t>Регистр оманд – хранит код текущей вы</w:t>
        </w:r>
      </w:ins>
      <w:ins w:id="627" w:author="Учетная запись Майкрософт" w:date="2026-09-29T14:20:00Z">
        <w:r>
          <w:t>полняемой команды на время её</w:t>
        </w:r>
        <w:r w:rsidR="00FD0F25">
          <w:t xml:space="preserve"> декодирования и выполнения </w:t>
        </w:r>
      </w:ins>
    </w:p>
    <w:p w14:paraId="42CC0D93" w14:textId="77777777" w:rsidR="00FD0F25" w:rsidRDefault="005E5381">
      <w:pPr>
        <w:pStyle w:val="a3"/>
        <w:rPr>
          <w:ins w:id="628" w:author="Учетная запись Майкрософт" w:date="2026-09-29T14:21:00Z"/>
        </w:rPr>
      </w:pPr>
      <w:r>
        <w:lastRenderedPageBreak/>
        <w:br/>
        <w:t>В3. Спроектируйте (опишите словами и логическими выражениями) одноразрядный полный сумматор. Чем он отличается от полусумматора? Как из полных сумматоров строится многоразрядный сумматор?</w:t>
      </w:r>
      <w:r>
        <w:br/>
      </w:r>
      <w:r>
        <w:br/>
      </w:r>
      <w:ins w:id="629" w:author="Учетная запись Майкрософт" w:date="2026-09-29T14:20:00Z">
        <w:r w:rsidR="00FD0F25" w:rsidRPr="00FD0F25">
          <w:rPr>
            <w:b/>
            <w:rPrChange w:id="630" w:author="Учетная запись Майкрософт" w:date="2026-09-29T14:22:00Z">
              <w:rPr/>
            </w:rPrChange>
          </w:rPr>
          <w:t>Одноразрядный полный сумматор</w:t>
        </w:r>
        <w:r w:rsidR="00FD0F25">
          <w:t xml:space="preserve"> – это логическая схе</w:t>
        </w:r>
      </w:ins>
      <w:ins w:id="631" w:author="Учетная запись Майкрософт" w:date="2026-09-29T14:21:00Z">
        <w:r w:rsidR="00FD0F25">
          <w:t xml:space="preserve">ма которая складывает три одноразрядных двоичных числа </w:t>
        </w:r>
      </w:ins>
    </w:p>
    <w:p w14:paraId="2072E41D" w14:textId="7ECA2866" w:rsidR="005E5381" w:rsidRDefault="00FD0F25">
      <w:pPr>
        <w:pStyle w:val="a3"/>
        <w:rPr>
          <w:ins w:id="632" w:author="Учетная запись Майкрософт" w:date="2026-09-29T14:25:00Z"/>
        </w:rPr>
      </w:pPr>
      <w:ins w:id="633" w:author="Учетная запись Майкрософт" w:date="2026-09-29T14:21:00Z">
        <w:r w:rsidRPr="00FD0F25">
          <w:rPr>
            <w:b/>
            <w:rPrChange w:id="634" w:author="Учетная запись Майкрософт" w:date="2026-09-29T14:22:00Z">
              <w:rPr/>
            </w:rPrChange>
          </w:rPr>
          <w:t>Отличие от полусумматора</w:t>
        </w:r>
        <w:r>
          <w:t xml:space="preserve">  - полусумматор складывает только два бита и не имеет входа для пе</w:t>
        </w:r>
      </w:ins>
      <w:ins w:id="635" w:author="Учетная запись Майкрософт" w:date="2026-09-29T14:22:00Z">
        <w:r>
          <w:t>реноса из предыдущего разрядп, а полный сумматор учитывает перенос, что позволяет использовать его для сложения многоразрядных чисел</w:t>
        </w:r>
      </w:ins>
      <w:del w:id="636" w:author="Учетная запись Майкрософт" w:date="2026-09-29T14:27:00Z">
        <w:r w:rsidR="005E5381" w:rsidDel="00FD0F25">
          <w:br/>
        </w:r>
      </w:del>
    </w:p>
    <w:p w14:paraId="36BAA60E" w14:textId="48869370" w:rsidR="00FD0F25" w:rsidRPr="00FD0F25" w:rsidRDefault="00FD0F25">
      <w:pPr>
        <w:pStyle w:val="a3"/>
        <w:rPr>
          <w:ins w:id="637" w:author="Учетная запись Майкрософт" w:date="2026-09-29T14:25:00Z"/>
          <w:b/>
          <w:rPrChange w:id="638" w:author="Учетная запись Майкрософт" w:date="2026-09-29T14:27:00Z">
            <w:rPr>
              <w:ins w:id="639" w:author="Учетная запись Майкрософт" w:date="2026-09-29T14:25:00Z"/>
            </w:rPr>
          </w:rPrChange>
        </w:rPr>
      </w:pPr>
      <w:ins w:id="640" w:author="Учетная запись Майкрософт" w:date="2026-09-29T14:25:00Z">
        <w:r w:rsidRPr="00FD0F25">
          <w:rPr>
            <w:b/>
            <w:rPrChange w:id="641" w:author="Учетная запись Майкрософт" w:date="2026-09-29T14:27:00Z">
              <w:rPr/>
            </w:rPrChange>
          </w:rPr>
          <w:t xml:space="preserve">Логические выражения </w:t>
        </w:r>
      </w:ins>
    </w:p>
    <w:p w14:paraId="6DD30D58" w14:textId="4664904F" w:rsidR="00FD0F25" w:rsidRDefault="00FD0F25">
      <w:pPr>
        <w:pStyle w:val="a3"/>
        <w:rPr>
          <w:ins w:id="642" w:author="Учетная запись Майкрософт" w:date="2026-09-29T14:26:00Z"/>
        </w:rPr>
      </w:pPr>
      <w:ins w:id="643" w:author="Учетная запись Майкрософт" w:date="2026-09-29T14:25:00Z">
        <w:r>
          <w:rPr>
            <w:lang w:val="en-US"/>
          </w:rPr>
          <w:t>S</w:t>
        </w:r>
        <w:r w:rsidRPr="00FD0F25">
          <w:rPr>
            <w:rPrChange w:id="644" w:author="Учетная запись Майкрософт" w:date="2026-09-29T14:25:00Z">
              <w:rPr>
                <w:lang w:val="en-US"/>
              </w:rPr>
            </w:rPrChange>
          </w:rPr>
          <w:t xml:space="preserve"> = </w:t>
        </w:r>
        <w:r>
          <w:rPr>
            <w:lang w:val="en-US"/>
          </w:rPr>
          <w:t>A</w:t>
        </w:r>
        <w:r w:rsidRPr="00FD0F25">
          <w:rPr>
            <w:rPrChange w:id="645" w:author="Учетная запись Майкрософт" w:date="2026-09-29T14:25:00Z">
              <w:rPr>
                <w:lang w:val="en-US"/>
              </w:rPr>
            </w:rPrChange>
          </w:rPr>
          <w:t xml:space="preserve"> </w:t>
        </w:r>
        <w:r>
          <w:t xml:space="preserve">плюсик в кружке .. </w:t>
        </w:r>
        <w:r>
          <w:rPr>
            <w:lang w:val="en-US"/>
          </w:rPr>
          <w:t>B</w:t>
        </w:r>
        <w:r w:rsidRPr="00FD0F25">
          <w:rPr>
            <w:rPrChange w:id="646" w:author="Учетная запись Майкрософт" w:date="2026-09-29T14:25:00Z">
              <w:rPr>
                <w:lang w:val="en-US"/>
              </w:rPr>
            </w:rPrChange>
          </w:rPr>
          <w:t xml:space="preserve"> </w:t>
        </w:r>
        <w:r>
          <w:t xml:space="preserve">плюсик в кружке .. </w:t>
        </w:r>
        <w:r>
          <w:rPr>
            <w:lang w:val="en-US"/>
          </w:rPr>
          <w:t xml:space="preserve">P </w:t>
        </w:r>
      </w:ins>
      <w:ins w:id="647" w:author="Учетная запись Майкрософт" w:date="2026-09-29T14:26:00Z">
        <w:r>
          <w:t>вход</w:t>
        </w:r>
      </w:ins>
    </w:p>
    <w:p w14:paraId="54A43FFB" w14:textId="26E428F3" w:rsidR="00FD0F25" w:rsidRPr="00FD0F25" w:rsidRDefault="00FD0F25">
      <w:pPr>
        <w:pStyle w:val="a3"/>
        <w:rPr>
          <w:ins w:id="648" w:author="Учетная запись Майкрософт" w:date="2026-09-29T14:23:00Z"/>
          <w:lang w:val="en-US"/>
          <w:rPrChange w:id="649" w:author="Учетная запись Майкрософт" w:date="2026-09-29T14:26:00Z">
            <w:rPr>
              <w:ins w:id="650" w:author="Учетная запись Майкрософт" w:date="2026-09-29T14:23:00Z"/>
            </w:rPr>
          </w:rPrChange>
        </w:rPr>
      </w:pPr>
      <w:ins w:id="651" w:author="Учетная запись Майкрософт" w:date="2026-09-29T14:26:00Z">
        <w:r>
          <w:rPr>
            <w:lang w:val="en-US"/>
          </w:rPr>
          <w:t>P</w:t>
        </w:r>
        <w:r w:rsidRPr="00FD0F25">
          <w:rPr>
            <w:rPrChange w:id="652" w:author="Учетная запись Майкрософт" w:date="2026-09-29T14:27:00Z">
              <w:rPr>
                <w:lang w:val="en-US"/>
              </w:rPr>
            </w:rPrChange>
          </w:rPr>
          <w:t xml:space="preserve"> </w:t>
        </w:r>
        <w:r>
          <w:t>выход</w:t>
        </w:r>
        <w:r w:rsidRPr="00FD0F25">
          <w:t xml:space="preserve"> = (</w:t>
        </w:r>
        <w:r>
          <w:rPr>
            <w:lang w:val="lt-LT"/>
          </w:rPr>
          <w:t>A</w:t>
        </w:r>
        <w:r w:rsidRPr="00FD0F25">
          <w:rPr>
            <w:rPrChange w:id="653" w:author="Учетная запись Майкрософт" w:date="2026-09-29T14:27:00Z">
              <w:rPr>
                <w:lang w:val="en-US"/>
              </w:rPr>
            </w:rPrChange>
          </w:rPr>
          <w:t>&amp;</w:t>
        </w:r>
        <w:r>
          <w:rPr>
            <w:lang w:val="en-US"/>
          </w:rPr>
          <w:t>B</w:t>
        </w:r>
        <w:r w:rsidRPr="00FD0F25">
          <w:rPr>
            <w:rPrChange w:id="654" w:author="Учетная запись Майкрософт" w:date="2026-09-29T14:27:00Z">
              <w:rPr>
                <w:lang w:val="en-US"/>
              </w:rPr>
            </w:rPrChange>
          </w:rPr>
          <w:t xml:space="preserve">) </w:t>
        </w:r>
        <w:r>
          <w:rPr>
            <w:lang w:val="en-US"/>
          </w:rPr>
          <w:t>or</w:t>
        </w:r>
        <w:r w:rsidRPr="00FD0F25">
          <w:rPr>
            <w:rPrChange w:id="655" w:author="Учетная запись Майкрософт" w:date="2026-09-29T14:27:00Z">
              <w:rPr>
                <w:lang w:val="en-US"/>
              </w:rPr>
            </w:rPrChange>
          </w:rPr>
          <w:t>(</w:t>
        </w:r>
        <w:r>
          <w:rPr>
            <w:lang w:val="en-US"/>
          </w:rPr>
          <w:t>P</w:t>
        </w:r>
        <w:r>
          <w:t>вход</w:t>
        </w:r>
        <w:r w:rsidRPr="00FD0F25">
          <w:t xml:space="preserve"> </w:t>
        </w:r>
        <w:r w:rsidRPr="00FD0F25">
          <w:rPr>
            <w:rPrChange w:id="656" w:author="Учетная запись Майкрософт" w:date="2026-09-29T14:27:00Z">
              <w:rPr>
                <w:lang w:val="en-US"/>
              </w:rPr>
            </w:rPrChange>
          </w:rPr>
          <w:t>&amp;(</w:t>
        </w:r>
        <w:r>
          <w:rPr>
            <w:lang w:val="en-US"/>
          </w:rPr>
          <w:t>A</w:t>
        </w:r>
        <w:r>
          <w:t xml:space="preserve">кружок с плюсиком … </w:t>
        </w:r>
        <w:r>
          <w:rPr>
            <w:lang w:val="en-US"/>
          </w:rPr>
          <w:t>B))</w:t>
        </w:r>
      </w:ins>
    </w:p>
    <w:p w14:paraId="467F8846" w14:textId="5D7A451F" w:rsidR="00FD0F25" w:rsidRDefault="00FD0F25">
      <w:pPr>
        <w:pStyle w:val="a3"/>
      </w:pPr>
      <w:ins w:id="657" w:author="Учетная запись Майкрософт" w:date="2026-09-29T14:23:00Z">
        <w:r w:rsidRPr="00FD0F25">
          <w:rPr>
            <w:b/>
            <w:rPrChange w:id="658" w:author="Учетная запись Майкрософт" w:date="2026-09-29T14:25:00Z">
              <w:rPr/>
            </w:rPrChange>
          </w:rPr>
          <w:t>Построение многоразрядного сумматора</w:t>
        </w:r>
        <w:r>
          <w:t xml:space="preserve"> – многоразрядный сумматор строится путем последовательного соединения полных сумматоров, выход пер</w:t>
        </w:r>
      </w:ins>
      <w:ins w:id="659" w:author="Учетная запись Майкрософт" w:date="2026-09-29T14:24:00Z">
        <w:r>
          <w:t>еноса каждого сумматора соединяется со входом переноса след более старшего сумматора, первый(малдщий) сумматор получает на вход переноса 0</w:t>
        </w:r>
      </w:ins>
    </w:p>
    <w:p w14:paraId="3EF4F31B" w14:textId="05A2565B" w:rsidR="00EB3C5B" w:rsidRDefault="00FD0F25">
      <w:pPr>
        <w:jc w:val="center"/>
        <w:pPrChange w:id="660" w:author="Учетная запись Майкрософт" w:date="2026-09-29T14:28:00Z">
          <w:pPr/>
        </w:pPrChange>
      </w:pPr>
      <w:ins w:id="661" w:author="Учетная запись Майкрософт" w:date="2026-09-29T14:28:00Z">
        <w:r>
          <w:rPr>
            <w:noProof/>
            <w:lang w:eastAsia="ru-RU"/>
          </w:rPr>
          <w:lastRenderedPageBreak/>
          <w:drawing>
            <wp:inline distT="0" distB="0" distL="0" distR="0" wp14:anchorId="3FD789AC" wp14:editId="688DD272">
              <wp:extent cx="3781425" cy="3781425"/>
              <wp:effectExtent l="0" t="0" r="9525" b="9525"/>
              <wp:docPr id="1" name="Рисунок 1" descr="C:\Users\User\Downloads\hollow-knight-the-knight.gif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 descr="C:\Users\User\Downloads\hollow-knight-the-knight.gif"/>
                      <pic:cNvPicPr>
                        <a:picLocks noChangeAspect="1" noChangeArrowheads="1" noCrop="1"/>
                      </pic:cNvPicPr>
                    </pic:nvPicPr>
                    <pic:blipFill>
                      <a:blip r:embed="rId5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3781425" cy="37814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</w:ins>
    </w:p>
    <w:sectPr w:rsidR="00EB3C5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65275989"/>
    <w:multiLevelType w:val="hybridMultilevel"/>
    <w:tmpl w:val="45FE9F1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EA32CDB"/>
    <w:multiLevelType w:val="hybridMultilevel"/>
    <w:tmpl w:val="1722BA4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3A83885"/>
    <w:multiLevelType w:val="hybridMultilevel"/>
    <w:tmpl w:val="FFDA148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person w15:author="Учетная запись Майкрософт">
    <w15:presenceInfo w15:providerId="Windows Live" w15:userId="0a2129405e93e3fd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zoom w:percent="100"/>
  <w:trackRevisions/>
  <w:documentProtection w:edit="trackedChanges" w:enforcement="1" w:cryptProviderType="rsaAES" w:cryptAlgorithmClass="hash" w:cryptAlgorithmType="typeAny" w:cryptAlgorithmSid="14" w:cryptSpinCount="100000" w:hash="PaGD2dOurKJK2ZUcPLsmEOX82Mv7XevjSSetY053bj9LAIfPjyTvwTO5lWL1Sn/1WFr0Vy/zvIvzvOiPVUusUg==" w:salt="h/QbFpJ59OCUezbXVraGWw==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E04E3"/>
    <w:rsid w:val="0008563B"/>
    <w:rsid w:val="001D6AFB"/>
    <w:rsid w:val="001E04E3"/>
    <w:rsid w:val="00350D01"/>
    <w:rsid w:val="00401856"/>
    <w:rsid w:val="004667BC"/>
    <w:rsid w:val="00566A45"/>
    <w:rsid w:val="005E5381"/>
    <w:rsid w:val="00654577"/>
    <w:rsid w:val="00EB3C5B"/>
    <w:rsid w:val="00FD0F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A6022D"/>
  <w15:chartTrackingRefBased/>
  <w15:docId w15:val="{6BB890F5-7EB3-412A-8543-429C530267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5E53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4">
    <w:name w:val="Table Grid"/>
    <w:basedOn w:val="a1"/>
    <w:uiPriority w:val="39"/>
    <w:rsid w:val="0065457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Strong"/>
    <w:basedOn w:val="a0"/>
    <w:uiPriority w:val="22"/>
    <w:qFormat/>
    <w:rsid w:val="001D6AF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687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microsoft.com/office/2011/relationships/people" Target="peop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gi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988</Words>
  <Characters>5638</Characters>
  <Application>Microsoft Office Word</Application>
  <DocSecurity>0</DocSecurity>
  <Lines>46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local</dc:creator>
  <cp:keywords/>
  <dc:description/>
  <cp:lastModifiedBy>Учетная запись Майкрософт</cp:lastModifiedBy>
  <cp:revision>2</cp:revision>
  <dcterms:created xsi:type="dcterms:W3CDTF">2026-10-05T18:35:00Z</dcterms:created>
  <dcterms:modified xsi:type="dcterms:W3CDTF">2026-10-05T18:35:00Z</dcterms:modified>
</cp:coreProperties>
</file>